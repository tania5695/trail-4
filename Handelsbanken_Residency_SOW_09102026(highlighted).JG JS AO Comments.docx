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F65BB" w14:textId="77777777" w:rsidR="00DA51A5" w:rsidRDefault="00AB654C">
      <w:pPr>
        <w:spacing w:before="86"/>
        <w:ind w:left="4676"/>
        <w:rPr>
          <w:sz w:val="32"/>
        </w:rPr>
      </w:pPr>
      <w:r>
        <w:rPr>
          <w:noProof/>
          <w:sz w:val="32"/>
        </w:rPr>
        <w:drawing>
          <wp:anchor distT="0" distB="0" distL="0" distR="0" simplePos="0" relativeHeight="15729152" behindDoc="0" locked="0" layoutInCell="1" allowOverlap="1" wp14:anchorId="378E076B" wp14:editId="5EBF5CB3">
            <wp:simplePos x="0" y="0"/>
            <wp:positionH relativeFrom="page">
              <wp:posOffset>1624161</wp:posOffset>
            </wp:positionH>
            <wp:positionV relativeFrom="paragraph">
              <wp:posOffset>0</wp:posOffset>
            </wp:positionV>
            <wp:extent cx="2031364" cy="25903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31364" cy="259033"/>
                    </a:xfrm>
                    <a:prstGeom prst="rect">
                      <a:avLst/>
                    </a:prstGeom>
                  </pic:spPr>
                </pic:pic>
              </a:graphicData>
            </a:graphic>
          </wp:anchor>
        </w:drawing>
      </w:r>
      <w:r>
        <w:rPr>
          <w:sz w:val="32"/>
        </w:rPr>
        <w:t>Professional</w:t>
      </w:r>
      <w:r>
        <w:rPr>
          <w:spacing w:val="-18"/>
          <w:sz w:val="32"/>
        </w:rPr>
        <w:t xml:space="preserve"> </w:t>
      </w:r>
      <w:r>
        <w:rPr>
          <w:spacing w:val="-2"/>
          <w:sz w:val="32"/>
        </w:rPr>
        <w:t>Services</w:t>
      </w:r>
    </w:p>
    <w:p w14:paraId="76CE8920" w14:textId="77777777" w:rsidR="00DA51A5" w:rsidRDefault="00DA51A5">
      <w:pPr>
        <w:pStyle w:val="BodyText"/>
        <w:rPr>
          <w:sz w:val="48"/>
        </w:rPr>
      </w:pPr>
    </w:p>
    <w:p w14:paraId="6C6F9ACA" w14:textId="77777777" w:rsidR="00DA51A5" w:rsidRDefault="00DA51A5">
      <w:pPr>
        <w:pStyle w:val="BodyText"/>
        <w:spacing w:before="568"/>
        <w:rPr>
          <w:sz w:val="48"/>
        </w:rPr>
      </w:pPr>
    </w:p>
    <w:p w14:paraId="1092357E" w14:textId="77777777" w:rsidR="00DA51A5" w:rsidRDefault="00AB654C">
      <w:pPr>
        <w:pStyle w:val="Title"/>
      </w:pPr>
      <w:r>
        <w:rPr>
          <w:color w:val="0A3877"/>
        </w:rPr>
        <w:t>Statement</w:t>
      </w:r>
      <w:r>
        <w:rPr>
          <w:color w:val="0A3877"/>
          <w:spacing w:val="-1"/>
        </w:rPr>
        <w:t xml:space="preserve"> </w:t>
      </w:r>
      <w:r>
        <w:rPr>
          <w:color w:val="0A3877"/>
        </w:rPr>
        <w:t xml:space="preserve">of </w:t>
      </w:r>
      <w:r>
        <w:rPr>
          <w:color w:val="0A3877"/>
          <w:spacing w:val="-4"/>
        </w:rPr>
        <w:t>Work</w:t>
      </w:r>
    </w:p>
    <w:p w14:paraId="541ACADC" w14:textId="51831E98" w:rsidR="00DA51A5" w:rsidRDefault="00AB654C">
      <w:pPr>
        <w:spacing w:before="241"/>
        <w:ind w:right="178"/>
        <w:jc w:val="center"/>
        <w:rPr>
          <w:sz w:val="40"/>
        </w:rPr>
      </w:pPr>
      <w:r>
        <w:rPr>
          <w:color w:val="0A3877"/>
          <w:sz w:val="40"/>
        </w:rPr>
        <w:t>Archer</w:t>
      </w:r>
      <w:r>
        <w:rPr>
          <w:color w:val="0A3877"/>
          <w:position w:val="14"/>
          <w:sz w:val="26"/>
        </w:rPr>
        <w:t>®</w:t>
      </w:r>
      <w:r>
        <w:rPr>
          <w:color w:val="0A3877"/>
          <w:spacing w:val="30"/>
          <w:position w:val="14"/>
          <w:sz w:val="26"/>
        </w:rPr>
        <w:t xml:space="preserve"> </w:t>
      </w:r>
      <w:r w:rsidR="00CD5FF4">
        <w:rPr>
          <w:color w:val="0A3877"/>
          <w:sz w:val="40"/>
        </w:rPr>
        <w:t>Residency</w:t>
      </w:r>
      <w:r>
        <w:rPr>
          <w:color w:val="0A3877"/>
          <w:spacing w:val="-19"/>
          <w:sz w:val="40"/>
        </w:rPr>
        <w:t xml:space="preserve"> </w:t>
      </w:r>
      <w:r>
        <w:rPr>
          <w:color w:val="0A3877"/>
          <w:spacing w:val="-2"/>
          <w:sz w:val="40"/>
        </w:rPr>
        <w:t>Services</w:t>
      </w:r>
    </w:p>
    <w:p w14:paraId="22E53A95" w14:textId="77777777" w:rsidR="00DA51A5" w:rsidRDefault="00DA51A5">
      <w:pPr>
        <w:pStyle w:val="BodyText"/>
        <w:spacing w:before="237"/>
        <w:rPr>
          <w:sz w:val="40"/>
        </w:rPr>
      </w:pPr>
    </w:p>
    <w:p w14:paraId="4F0525BE" w14:textId="77777777" w:rsidR="00DA51A5" w:rsidRPr="004A6CE3" w:rsidRDefault="00AB654C">
      <w:pPr>
        <w:pStyle w:val="BodyText"/>
        <w:spacing w:line="243" w:lineRule="exact"/>
        <w:ind w:right="717"/>
        <w:jc w:val="center"/>
        <w:rPr>
          <w:lang w:val="da-DK"/>
        </w:rPr>
      </w:pPr>
      <w:r w:rsidRPr="004A6CE3">
        <w:rPr>
          <w:color w:val="0A3877"/>
          <w:lang w:val="da-DK"/>
        </w:rPr>
        <w:t>Prepared</w:t>
      </w:r>
      <w:r w:rsidRPr="004A6CE3">
        <w:rPr>
          <w:color w:val="0A3877"/>
          <w:spacing w:val="-8"/>
          <w:lang w:val="da-DK"/>
        </w:rPr>
        <w:t xml:space="preserve"> </w:t>
      </w:r>
      <w:r w:rsidRPr="004A6CE3">
        <w:rPr>
          <w:color w:val="0A3877"/>
          <w:spacing w:val="-4"/>
          <w:lang w:val="da-DK"/>
        </w:rPr>
        <w:t>for:</w:t>
      </w:r>
    </w:p>
    <w:p w14:paraId="1385CC08" w14:textId="77777777" w:rsidR="00DA51A5" w:rsidRPr="004A6CE3" w:rsidRDefault="00AB654C">
      <w:pPr>
        <w:spacing w:line="437" w:lineRule="exact"/>
        <w:ind w:right="712"/>
        <w:jc w:val="center"/>
        <w:rPr>
          <w:sz w:val="36"/>
          <w:lang w:val="da-DK"/>
        </w:rPr>
      </w:pPr>
      <w:r w:rsidRPr="004A6CE3">
        <w:rPr>
          <w:color w:val="0A3877"/>
          <w:spacing w:val="-2"/>
          <w:sz w:val="36"/>
          <w:lang w:val="da-DK"/>
        </w:rPr>
        <w:t>Handelsbanken</w:t>
      </w:r>
    </w:p>
    <w:p w14:paraId="0EF118DD" w14:textId="77777777" w:rsidR="00DA51A5" w:rsidRPr="004A6CE3" w:rsidRDefault="00DA51A5">
      <w:pPr>
        <w:pStyle w:val="BodyText"/>
        <w:rPr>
          <w:sz w:val="36"/>
          <w:lang w:val="da-DK"/>
        </w:rPr>
      </w:pPr>
    </w:p>
    <w:p w14:paraId="5253947A" w14:textId="77777777" w:rsidR="00DA51A5" w:rsidRPr="004A6CE3" w:rsidRDefault="00DA51A5">
      <w:pPr>
        <w:pStyle w:val="BodyText"/>
        <w:rPr>
          <w:sz w:val="36"/>
          <w:lang w:val="da-DK"/>
        </w:rPr>
      </w:pPr>
    </w:p>
    <w:p w14:paraId="6B73DD04" w14:textId="77777777" w:rsidR="00DA51A5" w:rsidRPr="004A6CE3" w:rsidRDefault="00DA51A5">
      <w:pPr>
        <w:pStyle w:val="BodyText"/>
        <w:rPr>
          <w:sz w:val="36"/>
          <w:lang w:val="da-DK"/>
        </w:rPr>
      </w:pPr>
    </w:p>
    <w:p w14:paraId="56F2D458" w14:textId="77777777" w:rsidR="00DA51A5" w:rsidRPr="004A6CE3" w:rsidRDefault="00DA51A5">
      <w:pPr>
        <w:pStyle w:val="BodyText"/>
        <w:spacing w:before="436"/>
        <w:rPr>
          <w:sz w:val="36"/>
          <w:lang w:val="da-DK"/>
        </w:rPr>
      </w:pPr>
    </w:p>
    <w:p w14:paraId="3CC91168" w14:textId="77777777" w:rsidR="00DA51A5" w:rsidRPr="004A6CE3" w:rsidRDefault="00AB654C">
      <w:pPr>
        <w:pStyle w:val="BodyText"/>
        <w:ind w:right="719"/>
        <w:jc w:val="center"/>
        <w:rPr>
          <w:lang w:val="da-DK"/>
        </w:rPr>
      </w:pPr>
      <w:r w:rsidRPr="004A6CE3">
        <w:rPr>
          <w:color w:val="041A38"/>
          <w:lang w:val="da-DK"/>
        </w:rPr>
        <w:t>SOW</w:t>
      </w:r>
      <w:r w:rsidRPr="004A6CE3">
        <w:rPr>
          <w:color w:val="041A38"/>
          <w:spacing w:val="-16"/>
          <w:lang w:val="da-DK"/>
        </w:rPr>
        <w:t xml:space="preserve"> </w:t>
      </w:r>
      <w:r w:rsidRPr="004A6CE3">
        <w:rPr>
          <w:color w:val="041A38"/>
          <w:lang w:val="da-DK"/>
        </w:rPr>
        <w:t>Number:</w:t>
      </w:r>
      <w:r w:rsidRPr="004A6CE3">
        <w:rPr>
          <w:color w:val="041A38"/>
          <w:spacing w:val="-16"/>
          <w:lang w:val="da-DK"/>
        </w:rPr>
        <w:t xml:space="preserve"> </w:t>
      </w:r>
      <w:r w:rsidRPr="004A6CE3">
        <w:rPr>
          <w:color w:val="041A38"/>
          <w:lang w:val="da-DK"/>
        </w:rPr>
        <w:t>2-202609-</w:t>
      </w:r>
      <w:r w:rsidRPr="004A6CE3">
        <w:rPr>
          <w:color w:val="041A38"/>
          <w:spacing w:val="-5"/>
          <w:lang w:val="da-DK"/>
        </w:rPr>
        <w:t>006</w:t>
      </w:r>
    </w:p>
    <w:p w14:paraId="08AD89AB" w14:textId="14075635" w:rsidR="00DA51A5" w:rsidRDefault="00AB654C">
      <w:pPr>
        <w:pStyle w:val="BodyText"/>
        <w:tabs>
          <w:tab w:val="left" w:pos="1510"/>
        </w:tabs>
        <w:spacing w:before="2"/>
        <w:ind w:right="717"/>
        <w:jc w:val="center"/>
      </w:pPr>
      <w:r>
        <w:rPr>
          <w:color w:val="041A38"/>
          <w:spacing w:val="-2"/>
        </w:rPr>
        <w:t>Version:</w:t>
      </w:r>
      <w:r>
        <w:rPr>
          <w:color w:val="041A38"/>
        </w:rPr>
        <w:tab/>
      </w:r>
      <w:r w:rsidR="006E4512">
        <w:rPr>
          <w:color w:val="041A38"/>
          <w:spacing w:val="-5"/>
        </w:rPr>
        <w:t>4</w:t>
      </w:r>
      <w:r>
        <w:rPr>
          <w:color w:val="041A38"/>
          <w:spacing w:val="-5"/>
        </w:rPr>
        <w:t>.0</w:t>
      </w:r>
    </w:p>
    <w:p w14:paraId="04871228" w14:textId="4EBCE310" w:rsidR="00DA51A5" w:rsidRDefault="00AB654C">
      <w:pPr>
        <w:pStyle w:val="BodyText"/>
        <w:spacing w:before="1"/>
        <w:ind w:right="719"/>
        <w:jc w:val="center"/>
      </w:pPr>
      <w:r>
        <w:rPr>
          <w:color w:val="041A38"/>
        </w:rPr>
        <w:t>Issuance</w:t>
      </w:r>
      <w:r>
        <w:rPr>
          <w:color w:val="041A38"/>
          <w:spacing w:val="-15"/>
        </w:rPr>
        <w:t xml:space="preserve"> </w:t>
      </w:r>
      <w:r>
        <w:rPr>
          <w:color w:val="041A38"/>
        </w:rPr>
        <w:t>Date:</w:t>
      </w:r>
      <w:r>
        <w:rPr>
          <w:color w:val="041A38"/>
          <w:spacing w:val="-14"/>
        </w:rPr>
        <w:t xml:space="preserve"> </w:t>
      </w:r>
      <w:r w:rsidR="00786515">
        <w:rPr>
          <w:color w:val="041A38"/>
        </w:rPr>
        <w:t>0</w:t>
      </w:r>
      <w:r w:rsidR="006E4512">
        <w:rPr>
          <w:color w:val="041A38"/>
        </w:rPr>
        <w:t>8</w:t>
      </w:r>
      <w:r>
        <w:rPr>
          <w:color w:val="041A38"/>
        </w:rPr>
        <w:t>-</w:t>
      </w:r>
      <w:r w:rsidR="00786515">
        <w:rPr>
          <w:color w:val="041A38"/>
        </w:rPr>
        <w:t>Oct</w:t>
      </w:r>
      <w:r>
        <w:rPr>
          <w:color w:val="041A38"/>
        </w:rPr>
        <w:t>-</w:t>
      </w:r>
      <w:r>
        <w:rPr>
          <w:color w:val="041A38"/>
          <w:spacing w:val="-4"/>
        </w:rPr>
        <w:t>2026</w:t>
      </w:r>
    </w:p>
    <w:p w14:paraId="4CD04260" w14:textId="77777777" w:rsidR="00DA51A5" w:rsidRDefault="00DA51A5">
      <w:pPr>
        <w:pStyle w:val="BodyText"/>
      </w:pPr>
    </w:p>
    <w:p w14:paraId="6C8F3F67" w14:textId="77777777" w:rsidR="00DA51A5" w:rsidRDefault="00DA51A5">
      <w:pPr>
        <w:pStyle w:val="BodyText"/>
      </w:pPr>
    </w:p>
    <w:p w14:paraId="4E804D26" w14:textId="77777777" w:rsidR="00DA51A5" w:rsidRDefault="00DA51A5">
      <w:pPr>
        <w:pStyle w:val="BodyText"/>
      </w:pPr>
    </w:p>
    <w:p w14:paraId="2B1C9907" w14:textId="77777777" w:rsidR="00DA51A5" w:rsidRDefault="00DA51A5">
      <w:pPr>
        <w:pStyle w:val="BodyText"/>
      </w:pPr>
    </w:p>
    <w:p w14:paraId="03275C71" w14:textId="77777777" w:rsidR="00DA51A5" w:rsidRDefault="00DA51A5">
      <w:pPr>
        <w:pStyle w:val="BodyText"/>
      </w:pPr>
    </w:p>
    <w:p w14:paraId="181205B0" w14:textId="77777777" w:rsidR="00DA51A5" w:rsidRDefault="00DA51A5">
      <w:pPr>
        <w:pStyle w:val="BodyText"/>
      </w:pPr>
    </w:p>
    <w:p w14:paraId="0670F1FB" w14:textId="77777777" w:rsidR="00DA51A5" w:rsidRDefault="00DA51A5">
      <w:pPr>
        <w:pStyle w:val="BodyText"/>
      </w:pPr>
    </w:p>
    <w:p w14:paraId="24E1E347" w14:textId="77777777" w:rsidR="00DA51A5" w:rsidRDefault="00DA51A5">
      <w:pPr>
        <w:pStyle w:val="BodyText"/>
      </w:pPr>
    </w:p>
    <w:p w14:paraId="08D8D790" w14:textId="77777777" w:rsidR="00DA51A5" w:rsidRDefault="00DA51A5">
      <w:pPr>
        <w:pStyle w:val="BodyText"/>
      </w:pPr>
    </w:p>
    <w:p w14:paraId="01D26EB5" w14:textId="77777777" w:rsidR="00DA51A5" w:rsidRDefault="00DA51A5">
      <w:pPr>
        <w:pStyle w:val="BodyText"/>
      </w:pPr>
    </w:p>
    <w:p w14:paraId="00EDBC7F" w14:textId="77777777" w:rsidR="00DA51A5" w:rsidRDefault="00DA51A5">
      <w:pPr>
        <w:pStyle w:val="BodyText"/>
      </w:pPr>
    </w:p>
    <w:p w14:paraId="3B650418" w14:textId="77777777" w:rsidR="00DA51A5" w:rsidRDefault="00DA51A5">
      <w:pPr>
        <w:pStyle w:val="BodyText"/>
      </w:pPr>
    </w:p>
    <w:p w14:paraId="2D5AE0C9" w14:textId="77777777" w:rsidR="00DA51A5" w:rsidRDefault="00DA51A5">
      <w:pPr>
        <w:pStyle w:val="BodyText"/>
        <w:spacing w:before="45"/>
      </w:pPr>
    </w:p>
    <w:p w14:paraId="126E3E1D" w14:textId="77777777" w:rsidR="00DA51A5" w:rsidRDefault="00AB654C">
      <w:pPr>
        <w:ind w:right="717"/>
        <w:jc w:val="center"/>
        <w:rPr>
          <w:sz w:val="18"/>
        </w:rPr>
      </w:pPr>
      <w:r>
        <w:rPr>
          <w:color w:val="041A38"/>
          <w:sz w:val="18"/>
        </w:rPr>
        <w:t>Prepared</w:t>
      </w:r>
      <w:r>
        <w:rPr>
          <w:color w:val="041A38"/>
          <w:spacing w:val="-6"/>
          <w:sz w:val="18"/>
        </w:rPr>
        <w:t xml:space="preserve"> </w:t>
      </w:r>
      <w:r>
        <w:rPr>
          <w:color w:val="041A38"/>
          <w:sz w:val="18"/>
        </w:rPr>
        <w:t>for</w:t>
      </w:r>
      <w:r>
        <w:rPr>
          <w:color w:val="041A38"/>
          <w:spacing w:val="-4"/>
          <w:sz w:val="18"/>
        </w:rPr>
        <w:t xml:space="preserve"> </w:t>
      </w:r>
      <w:r>
        <w:rPr>
          <w:color w:val="041A38"/>
          <w:sz w:val="18"/>
        </w:rPr>
        <w:t>End</w:t>
      </w:r>
      <w:r>
        <w:rPr>
          <w:color w:val="041A38"/>
          <w:spacing w:val="-5"/>
          <w:sz w:val="18"/>
        </w:rPr>
        <w:t xml:space="preserve"> </w:t>
      </w:r>
      <w:r>
        <w:rPr>
          <w:color w:val="041A38"/>
          <w:sz w:val="18"/>
        </w:rPr>
        <w:t>User:</w:t>
      </w:r>
      <w:r>
        <w:rPr>
          <w:color w:val="041A38"/>
          <w:spacing w:val="-5"/>
          <w:sz w:val="18"/>
        </w:rPr>
        <w:t xml:space="preserve"> </w:t>
      </w:r>
      <w:r>
        <w:rPr>
          <w:color w:val="041A38"/>
          <w:sz w:val="18"/>
        </w:rPr>
        <w:t>Handelsbanken</w:t>
      </w:r>
      <w:r>
        <w:rPr>
          <w:color w:val="041A38"/>
          <w:spacing w:val="-5"/>
          <w:sz w:val="18"/>
        </w:rPr>
        <w:t xml:space="preserve"> </w:t>
      </w:r>
      <w:r>
        <w:rPr>
          <w:color w:val="041A38"/>
          <w:sz w:val="18"/>
        </w:rPr>
        <w:t>by</w:t>
      </w:r>
      <w:r>
        <w:rPr>
          <w:color w:val="041A38"/>
          <w:spacing w:val="-6"/>
          <w:sz w:val="18"/>
        </w:rPr>
        <w:t xml:space="preserve"> </w:t>
      </w:r>
      <w:r>
        <w:rPr>
          <w:color w:val="041A38"/>
          <w:spacing w:val="-2"/>
          <w:sz w:val="18"/>
        </w:rPr>
        <w:t>Archer.</w:t>
      </w:r>
    </w:p>
    <w:p w14:paraId="2A518FC4" w14:textId="77777777" w:rsidR="00DA51A5" w:rsidRDefault="00AB654C">
      <w:pPr>
        <w:spacing w:before="166"/>
        <w:ind w:right="718"/>
        <w:jc w:val="center"/>
        <w:rPr>
          <w:i/>
          <w:sz w:val="16"/>
        </w:rPr>
      </w:pPr>
      <w:r>
        <w:rPr>
          <w:i/>
          <w:color w:val="041A38"/>
          <w:sz w:val="16"/>
        </w:rPr>
        <w:t>*</w:t>
      </w:r>
      <w:r>
        <w:rPr>
          <w:i/>
          <w:color w:val="041A38"/>
          <w:spacing w:val="-3"/>
          <w:sz w:val="16"/>
        </w:rPr>
        <w:t xml:space="preserve"> </w:t>
      </w:r>
      <w:r>
        <w:rPr>
          <w:i/>
          <w:color w:val="041A38"/>
          <w:sz w:val="16"/>
        </w:rPr>
        <w:t>For</w:t>
      </w:r>
      <w:r>
        <w:rPr>
          <w:i/>
          <w:color w:val="041A38"/>
          <w:spacing w:val="-3"/>
          <w:sz w:val="16"/>
        </w:rPr>
        <w:t xml:space="preserve"> </w:t>
      </w:r>
      <w:r>
        <w:rPr>
          <w:i/>
          <w:color w:val="041A38"/>
          <w:sz w:val="16"/>
        </w:rPr>
        <w:t>all</w:t>
      </w:r>
      <w:r>
        <w:rPr>
          <w:i/>
          <w:color w:val="041A38"/>
          <w:spacing w:val="-3"/>
          <w:sz w:val="16"/>
        </w:rPr>
        <w:t xml:space="preserve"> </w:t>
      </w:r>
      <w:r>
        <w:rPr>
          <w:i/>
          <w:color w:val="041A38"/>
          <w:sz w:val="16"/>
        </w:rPr>
        <w:t>purposes</w:t>
      </w:r>
      <w:r>
        <w:rPr>
          <w:i/>
          <w:color w:val="041A38"/>
          <w:spacing w:val="-3"/>
          <w:sz w:val="16"/>
        </w:rPr>
        <w:t xml:space="preserve"> </w:t>
      </w:r>
      <w:r>
        <w:rPr>
          <w:i/>
          <w:color w:val="041A38"/>
          <w:sz w:val="16"/>
        </w:rPr>
        <w:t>hereunder,</w:t>
      </w:r>
      <w:r>
        <w:rPr>
          <w:i/>
          <w:color w:val="041A38"/>
          <w:spacing w:val="-3"/>
          <w:sz w:val="16"/>
        </w:rPr>
        <w:t xml:space="preserve"> </w:t>
      </w:r>
      <w:r>
        <w:rPr>
          <w:i/>
          <w:color w:val="041A38"/>
          <w:sz w:val="16"/>
        </w:rPr>
        <w:t>“Archer”</w:t>
      </w:r>
      <w:r>
        <w:rPr>
          <w:i/>
          <w:color w:val="041A38"/>
          <w:spacing w:val="-3"/>
          <w:sz w:val="16"/>
        </w:rPr>
        <w:t xml:space="preserve"> </w:t>
      </w:r>
      <w:r>
        <w:rPr>
          <w:i/>
          <w:color w:val="041A38"/>
          <w:sz w:val="16"/>
        </w:rPr>
        <w:t>means</w:t>
      </w:r>
      <w:r>
        <w:rPr>
          <w:i/>
          <w:color w:val="041A38"/>
          <w:spacing w:val="-4"/>
          <w:sz w:val="16"/>
        </w:rPr>
        <w:t xml:space="preserve"> </w:t>
      </w:r>
      <w:r>
        <w:rPr>
          <w:i/>
          <w:color w:val="041A38"/>
          <w:sz w:val="16"/>
        </w:rPr>
        <w:t>the</w:t>
      </w:r>
      <w:r>
        <w:rPr>
          <w:i/>
          <w:color w:val="041A38"/>
          <w:spacing w:val="-3"/>
          <w:sz w:val="16"/>
        </w:rPr>
        <w:t xml:space="preserve"> </w:t>
      </w:r>
      <w:r>
        <w:rPr>
          <w:i/>
          <w:color w:val="041A38"/>
          <w:sz w:val="16"/>
        </w:rPr>
        <w:t>Archer</w:t>
      </w:r>
      <w:r>
        <w:rPr>
          <w:i/>
          <w:color w:val="041A38"/>
          <w:spacing w:val="-3"/>
          <w:sz w:val="16"/>
        </w:rPr>
        <w:t xml:space="preserve"> </w:t>
      </w:r>
      <w:r>
        <w:rPr>
          <w:i/>
          <w:color w:val="041A38"/>
          <w:sz w:val="16"/>
        </w:rPr>
        <w:t>entity</w:t>
      </w:r>
      <w:r>
        <w:rPr>
          <w:i/>
          <w:color w:val="041A38"/>
          <w:spacing w:val="-3"/>
          <w:sz w:val="16"/>
        </w:rPr>
        <w:t xml:space="preserve"> </w:t>
      </w:r>
      <w:r>
        <w:rPr>
          <w:i/>
          <w:color w:val="041A38"/>
          <w:sz w:val="16"/>
        </w:rPr>
        <w:t>that</w:t>
      </w:r>
      <w:r>
        <w:rPr>
          <w:i/>
          <w:color w:val="041A38"/>
          <w:spacing w:val="-3"/>
          <w:sz w:val="16"/>
        </w:rPr>
        <w:t xml:space="preserve"> </w:t>
      </w:r>
      <w:r>
        <w:rPr>
          <w:i/>
          <w:color w:val="041A38"/>
          <w:sz w:val="16"/>
        </w:rPr>
        <w:t>has</w:t>
      </w:r>
      <w:r>
        <w:rPr>
          <w:i/>
          <w:color w:val="041A38"/>
          <w:spacing w:val="-3"/>
          <w:sz w:val="16"/>
        </w:rPr>
        <w:t xml:space="preserve"> </w:t>
      </w:r>
      <w:r>
        <w:rPr>
          <w:i/>
          <w:color w:val="041A38"/>
          <w:sz w:val="16"/>
        </w:rPr>
        <w:t>executed</w:t>
      </w:r>
      <w:r>
        <w:rPr>
          <w:i/>
          <w:color w:val="041A38"/>
          <w:spacing w:val="-3"/>
          <w:sz w:val="16"/>
        </w:rPr>
        <w:t xml:space="preserve"> </w:t>
      </w:r>
      <w:r>
        <w:rPr>
          <w:i/>
          <w:color w:val="041A38"/>
          <w:sz w:val="16"/>
        </w:rPr>
        <w:t>this</w:t>
      </w:r>
      <w:r>
        <w:rPr>
          <w:i/>
          <w:color w:val="041A38"/>
          <w:spacing w:val="-3"/>
          <w:sz w:val="16"/>
        </w:rPr>
        <w:t xml:space="preserve"> </w:t>
      </w:r>
      <w:r>
        <w:rPr>
          <w:i/>
          <w:color w:val="041A38"/>
          <w:sz w:val="16"/>
        </w:rPr>
        <w:t>Statement</w:t>
      </w:r>
      <w:r>
        <w:rPr>
          <w:i/>
          <w:color w:val="041A38"/>
          <w:spacing w:val="-4"/>
          <w:sz w:val="16"/>
        </w:rPr>
        <w:t xml:space="preserve"> </w:t>
      </w:r>
      <w:r>
        <w:rPr>
          <w:i/>
          <w:color w:val="041A38"/>
          <w:sz w:val="16"/>
        </w:rPr>
        <w:t>of</w:t>
      </w:r>
      <w:r>
        <w:rPr>
          <w:i/>
          <w:color w:val="041A38"/>
          <w:spacing w:val="-3"/>
          <w:sz w:val="16"/>
        </w:rPr>
        <w:t xml:space="preserve"> </w:t>
      </w:r>
      <w:r>
        <w:rPr>
          <w:i/>
          <w:color w:val="041A38"/>
          <w:spacing w:val="-2"/>
          <w:sz w:val="16"/>
        </w:rPr>
        <w:t>Work.</w:t>
      </w:r>
    </w:p>
    <w:p w14:paraId="160512A5" w14:textId="77777777" w:rsidR="00DA51A5" w:rsidRDefault="00AB654C">
      <w:pPr>
        <w:spacing w:before="166"/>
        <w:ind w:right="717"/>
        <w:jc w:val="center"/>
        <w:rPr>
          <w:i/>
          <w:sz w:val="16"/>
        </w:rPr>
      </w:pPr>
      <w:r>
        <w:rPr>
          <w:i/>
          <w:color w:val="041A38"/>
          <w:sz w:val="16"/>
        </w:rPr>
        <w:t>Copyright</w:t>
      </w:r>
      <w:r>
        <w:rPr>
          <w:i/>
          <w:color w:val="041A38"/>
          <w:spacing w:val="-5"/>
          <w:sz w:val="16"/>
        </w:rPr>
        <w:t xml:space="preserve"> </w:t>
      </w:r>
      <w:r>
        <w:rPr>
          <w:rFonts w:ascii="Symbol" w:hAnsi="Symbol"/>
          <w:i/>
          <w:color w:val="041A38"/>
          <w:sz w:val="16"/>
        </w:rPr>
        <w:t></w:t>
      </w:r>
      <w:r>
        <w:rPr>
          <w:color w:val="041A38"/>
          <w:spacing w:val="15"/>
          <w:sz w:val="16"/>
        </w:rPr>
        <w:t xml:space="preserve"> </w:t>
      </w:r>
      <w:r>
        <w:rPr>
          <w:i/>
          <w:color w:val="041A38"/>
          <w:sz w:val="16"/>
        </w:rPr>
        <w:t>2026</w:t>
      </w:r>
      <w:r>
        <w:rPr>
          <w:i/>
          <w:color w:val="041A38"/>
          <w:spacing w:val="-2"/>
          <w:sz w:val="16"/>
        </w:rPr>
        <w:t xml:space="preserve"> </w:t>
      </w:r>
      <w:r>
        <w:rPr>
          <w:i/>
          <w:color w:val="041A38"/>
          <w:sz w:val="16"/>
        </w:rPr>
        <w:t>by</w:t>
      </w:r>
      <w:r>
        <w:rPr>
          <w:i/>
          <w:color w:val="041A38"/>
          <w:spacing w:val="-3"/>
          <w:sz w:val="16"/>
        </w:rPr>
        <w:t xml:space="preserve"> </w:t>
      </w:r>
      <w:r>
        <w:rPr>
          <w:i/>
          <w:color w:val="041A38"/>
          <w:sz w:val="16"/>
        </w:rPr>
        <w:t>Archer</w:t>
      </w:r>
      <w:r>
        <w:rPr>
          <w:i/>
          <w:color w:val="041A38"/>
          <w:spacing w:val="-3"/>
          <w:sz w:val="16"/>
        </w:rPr>
        <w:t xml:space="preserve"> </w:t>
      </w:r>
      <w:r>
        <w:rPr>
          <w:i/>
          <w:color w:val="041A38"/>
          <w:sz w:val="16"/>
        </w:rPr>
        <w:t>Technologies</w:t>
      </w:r>
      <w:r>
        <w:rPr>
          <w:i/>
          <w:color w:val="041A38"/>
          <w:spacing w:val="-3"/>
          <w:sz w:val="16"/>
        </w:rPr>
        <w:t xml:space="preserve"> </w:t>
      </w:r>
      <w:r>
        <w:rPr>
          <w:i/>
          <w:color w:val="041A38"/>
          <w:sz w:val="16"/>
        </w:rPr>
        <w:t>LLC</w:t>
      </w:r>
      <w:r>
        <w:rPr>
          <w:i/>
          <w:color w:val="041A38"/>
          <w:spacing w:val="-2"/>
          <w:sz w:val="16"/>
        </w:rPr>
        <w:t xml:space="preserve"> </w:t>
      </w:r>
      <w:r>
        <w:rPr>
          <w:i/>
          <w:color w:val="041A38"/>
          <w:sz w:val="16"/>
        </w:rPr>
        <w:t>or</w:t>
      </w:r>
      <w:r>
        <w:rPr>
          <w:i/>
          <w:color w:val="041A38"/>
          <w:spacing w:val="-3"/>
          <w:sz w:val="16"/>
        </w:rPr>
        <w:t xml:space="preserve"> </w:t>
      </w:r>
      <w:r>
        <w:rPr>
          <w:i/>
          <w:color w:val="041A38"/>
          <w:sz w:val="16"/>
        </w:rPr>
        <w:t>its</w:t>
      </w:r>
      <w:r>
        <w:rPr>
          <w:i/>
          <w:color w:val="041A38"/>
          <w:spacing w:val="-3"/>
          <w:sz w:val="16"/>
        </w:rPr>
        <w:t xml:space="preserve"> </w:t>
      </w:r>
      <w:r>
        <w:rPr>
          <w:i/>
          <w:color w:val="041A38"/>
          <w:sz w:val="16"/>
        </w:rPr>
        <w:t>affiliates.</w:t>
      </w:r>
      <w:r>
        <w:rPr>
          <w:i/>
          <w:color w:val="041A38"/>
          <w:spacing w:val="-3"/>
          <w:sz w:val="16"/>
        </w:rPr>
        <w:t xml:space="preserve"> </w:t>
      </w:r>
      <w:r>
        <w:rPr>
          <w:i/>
          <w:color w:val="041A38"/>
          <w:sz w:val="16"/>
        </w:rPr>
        <w:t>All</w:t>
      </w:r>
      <w:r>
        <w:rPr>
          <w:i/>
          <w:color w:val="041A38"/>
          <w:spacing w:val="-3"/>
          <w:sz w:val="16"/>
        </w:rPr>
        <w:t xml:space="preserve"> </w:t>
      </w:r>
      <w:r>
        <w:rPr>
          <w:i/>
          <w:color w:val="041A38"/>
          <w:sz w:val="16"/>
        </w:rPr>
        <w:t>rights</w:t>
      </w:r>
      <w:r>
        <w:rPr>
          <w:i/>
          <w:color w:val="041A38"/>
          <w:spacing w:val="-3"/>
          <w:sz w:val="16"/>
        </w:rPr>
        <w:t xml:space="preserve"> </w:t>
      </w:r>
      <w:r>
        <w:rPr>
          <w:i/>
          <w:color w:val="041A38"/>
          <w:spacing w:val="-2"/>
          <w:sz w:val="16"/>
        </w:rPr>
        <w:t>reserved.</w:t>
      </w:r>
    </w:p>
    <w:p w14:paraId="5BA8FF82" w14:textId="77777777" w:rsidR="00DA51A5" w:rsidRDefault="00DA51A5">
      <w:pPr>
        <w:pStyle w:val="BodyText"/>
        <w:rPr>
          <w:i/>
        </w:rPr>
      </w:pPr>
    </w:p>
    <w:p w14:paraId="7D5F0793" w14:textId="77777777" w:rsidR="00DA51A5" w:rsidRDefault="00DA51A5">
      <w:pPr>
        <w:pStyle w:val="BodyText"/>
        <w:rPr>
          <w:i/>
        </w:rPr>
      </w:pPr>
    </w:p>
    <w:p w14:paraId="41B27B14" w14:textId="77777777" w:rsidR="00DA51A5" w:rsidRDefault="00DA51A5">
      <w:pPr>
        <w:pStyle w:val="BodyText"/>
        <w:rPr>
          <w:i/>
        </w:rPr>
      </w:pPr>
    </w:p>
    <w:p w14:paraId="77287EA9" w14:textId="77777777" w:rsidR="00DA51A5" w:rsidRDefault="00DA51A5">
      <w:pPr>
        <w:pStyle w:val="BodyText"/>
        <w:rPr>
          <w:i/>
        </w:rPr>
      </w:pPr>
    </w:p>
    <w:p w14:paraId="679015C6" w14:textId="77777777" w:rsidR="00DA51A5" w:rsidRDefault="00AB654C">
      <w:pPr>
        <w:pStyle w:val="BodyText"/>
        <w:spacing w:before="137"/>
        <w:rPr>
          <w:i/>
        </w:rPr>
      </w:pPr>
      <w:r>
        <w:rPr>
          <w:i/>
          <w:noProof/>
        </w:rPr>
        <w:drawing>
          <wp:anchor distT="0" distB="0" distL="0" distR="0" simplePos="0" relativeHeight="487587840" behindDoc="1" locked="0" layoutInCell="1" allowOverlap="1" wp14:anchorId="6E542E25" wp14:editId="2E7B2998">
            <wp:simplePos x="0" y="0"/>
            <wp:positionH relativeFrom="page">
              <wp:posOffset>5331461</wp:posOffset>
            </wp:positionH>
            <wp:positionV relativeFrom="paragraph">
              <wp:posOffset>256582</wp:posOffset>
            </wp:positionV>
            <wp:extent cx="1503632" cy="19173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03632" cy="191738"/>
                    </a:xfrm>
                    <a:prstGeom prst="rect">
                      <a:avLst/>
                    </a:prstGeom>
                  </pic:spPr>
                </pic:pic>
              </a:graphicData>
            </a:graphic>
          </wp:anchor>
        </w:drawing>
      </w:r>
    </w:p>
    <w:p w14:paraId="1DA03ADA" w14:textId="77777777" w:rsidR="00DA51A5" w:rsidRDefault="00DA51A5">
      <w:pPr>
        <w:pStyle w:val="BodyText"/>
        <w:rPr>
          <w:i/>
        </w:rPr>
        <w:sectPr w:rsidR="00DA51A5">
          <w:headerReference w:type="even" r:id="rId9"/>
          <w:headerReference w:type="default" r:id="rId10"/>
          <w:footerReference w:type="even" r:id="rId11"/>
          <w:footerReference w:type="default" r:id="rId12"/>
          <w:headerReference w:type="first" r:id="rId13"/>
          <w:footerReference w:type="first" r:id="rId14"/>
          <w:type w:val="continuous"/>
          <w:pgSz w:w="12240" w:h="15840"/>
          <w:pgMar w:top="720" w:right="360" w:bottom="280" w:left="1080" w:header="720" w:footer="720" w:gutter="0"/>
          <w:cols w:space="720"/>
        </w:sectPr>
      </w:pPr>
    </w:p>
    <w:p w14:paraId="26FE8295" w14:textId="77777777" w:rsidR="00DA51A5" w:rsidRDefault="00DA51A5">
      <w:pPr>
        <w:pStyle w:val="BodyText"/>
        <w:spacing w:before="59"/>
        <w:rPr>
          <w:i/>
          <w:sz w:val="28"/>
        </w:rPr>
      </w:pPr>
    </w:p>
    <w:p w14:paraId="0CE44940" w14:textId="77777777" w:rsidR="00DA51A5" w:rsidRDefault="00AB654C">
      <w:pPr>
        <w:spacing w:before="1"/>
        <w:ind w:left="360"/>
        <w:rPr>
          <w:sz w:val="28"/>
        </w:rPr>
      </w:pPr>
      <w:r>
        <w:rPr>
          <w:color w:val="002060"/>
          <w:sz w:val="28"/>
        </w:rPr>
        <w:t>Contact</w:t>
      </w:r>
      <w:r>
        <w:rPr>
          <w:color w:val="002060"/>
          <w:spacing w:val="-9"/>
          <w:sz w:val="28"/>
        </w:rPr>
        <w:t xml:space="preserve"> </w:t>
      </w:r>
      <w:r>
        <w:rPr>
          <w:color w:val="002060"/>
          <w:spacing w:val="-2"/>
          <w:sz w:val="28"/>
        </w:rPr>
        <w:t>Information</w:t>
      </w:r>
    </w:p>
    <w:p w14:paraId="2CDADBCA" w14:textId="77777777" w:rsidR="00DA51A5" w:rsidRDefault="00DA51A5">
      <w:pPr>
        <w:pStyle w:val="BodyText"/>
        <w:spacing w:before="9"/>
        <w:rPr>
          <w:sz w:val="9"/>
        </w:rPr>
      </w:pPr>
    </w:p>
    <w:tbl>
      <w:tblPr>
        <w:tblW w:w="0" w:type="auto"/>
        <w:tblInd w:w="4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634"/>
        <w:gridCol w:w="6587"/>
      </w:tblGrid>
      <w:tr w:rsidR="00DA51A5" w14:paraId="110C9050" w14:textId="77777777">
        <w:trPr>
          <w:trHeight w:val="417"/>
        </w:trPr>
        <w:tc>
          <w:tcPr>
            <w:tcW w:w="9221" w:type="dxa"/>
            <w:gridSpan w:val="2"/>
            <w:shd w:val="clear" w:color="auto" w:fill="0A3877"/>
          </w:tcPr>
          <w:p w14:paraId="632EAF6B" w14:textId="77777777" w:rsidR="00DA51A5" w:rsidRDefault="00AB654C">
            <w:pPr>
              <w:pStyle w:val="TableParagraph"/>
              <w:spacing w:before="97"/>
              <w:ind w:left="6" w:right="2"/>
              <w:jc w:val="center"/>
              <w:rPr>
                <w:sz w:val="18"/>
              </w:rPr>
            </w:pPr>
            <w:r>
              <w:rPr>
                <w:color w:val="FFFFFF"/>
                <w:sz w:val="18"/>
              </w:rPr>
              <w:t>Handelsbanken</w:t>
            </w:r>
            <w:r>
              <w:rPr>
                <w:color w:val="FFFFFF"/>
                <w:spacing w:val="-8"/>
                <w:sz w:val="18"/>
              </w:rPr>
              <w:t xml:space="preserve"> </w:t>
            </w:r>
            <w:r>
              <w:rPr>
                <w:color w:val="FFFFFF"/>
                <w:sz w:val="18"/>
              </w:rPr>
              <w:t>(End</w:t>
            </w:r>
            <w:r>
              <w:rPr>
                <w:color w:val="FFFFFF"/>
                <w:spacing w:val="-7"/>
                <w:sz w:val="18"/>
              </w:rPr>
              <w:t xml:space="preserve"> </w:t>
            </w:r>
            <w:r>
              <w:rPr>
                <w:color w:val="FFFFFF"/>
                <w:spacing w:val="-2"/>
                <w:sz w:val="18"/>
              </w:rPr>
              <w:t>User)</w:t>
            </w:r>
          </w:p>
        </w:tc>
      </w:tr>
      <w:tr w:rsidR="00DA51A5" w14:paraId="69D95E48" w14:textId="77777777">
        <w:trPr>
          <w:trHeight w:val="575"/>
        </w:trPr>
        <w:tc>
          <w:tcPr>
            <w:tcW w:w="2634" w:type="dxa"/>
            <w:tcBorders>
              <w:right w:val="nil"/>
            </w:tcBorders>
          </w:tcPr>
          <w:p w14:paraId="2A090AE1" w14:textId="77777777" w:rsidR="00DA51A5" w:rsidRDefault="00AB654C">
            <w:pPr>
              <w:pStyle w:val="TableParagraph"/>
              <w:spacing w:before="35"/>
              <w:ind w:right="100"/>
              <w:jc w:val="right"/>
              <w:rPr>
                <w:sz w:val="18"/>
              </w:rPr>
            </w:pPr>
            <w:r>
              <w:rPr>
                <w:spacing w:val="-6"/>
                <w:sz w:val="18"/>
              </w:rPr>
              <w:t>Contact</w:t>
            </w:r>
            <w:r>
              <w:rPr>
                <w:spacing w:val="-4"/>
                <w:sz w:val="18"/>
              </w:rPr>
              <w:t xml:space="preserve"> </w:t>
            </w:r>
            <w:r>
              <w:rPr>
                <w:spacing w:val="-2"/>
                <w:sz w:val="18"/>
              </w:rPr>
              <w:t>Name:</w:t>
            </w:r>
          </w:p>
          <w:p w14:paraId="37F32DF5" w14:textId="77777777" w:rsidR="00DA51A5" w:rsidRDefault="00AB654C">
            <w:pPr>
              <w:pStyle w:val="TableParagraph"/>
              <w:spacing w:before="69"/>
              <w:ind w:right="100"/>
              <w:jc w:val="right"/>
              <w:rPr>
                <w:sz w:val="18"/>
              </w:rPr>
            </w:pPr>
            <w:r>
              <w:rPr>
                <w:spacing w:val="-8"/>
                <w:sz w:val="18"/>
              </w:rPr>
              <w:t>E-</w:t>
            </w:r>
            <w:r>
              <w:rPr>
                <w:spacing w:val="-4"/>
                <w:sz w:val="18"/>
              </w:rPr>
              <w:t>mail:</w:t>
            </w:r>
          </w:p>
        </w:tc>
        <w:tc>
          <w:tcPr>
            <w:tcW w:w="6587" w:type="dxa"/>
            <w:tcBorders>
              <w:left w:val="nil"/>
            </w:tcBorders>
          </w:tcPr>
          <w:p w14:paraId="0736F024" w14:textId="77777777" w:rsidR="00DA51A5" w:rsidRDefault="00AB654C">
            <w:pPr>
              <w:pStyle w:val="TableParagraph"/>
              <w:spacing w:before="35"/>
              <w:ind w:left="106"/>
              <w:rPr>
                <w:sz w:val="18"/>
              </w:rPr>
            </w:pPr>
            <w:r>
              <w:rPr>
                <w:spacing w:val="-6"/>
                <w:sz w:val="18"/>
              </w:rPr>
              <w:t>Robert</w:t>
            </w:r>
            <w:r>
              <w:rPr>
                <w:spacing w:val="-4"/>
                <w:sz w:val="18"/>
              </w:rPr>
              <w:t xml:space="preserve"> </w:t>
            </w:r>
            <w:r>
              <w:rPr>
                <w:spacing w:val="-2"/>
                <w:sz w:val="18"/>
              </w:rPr>
              <w:t>Waugh</w:t>
            </w:r>
          </w:p>
          <w:p w14:paraId="61A74A47" w14:textId="77777777" w:rsidR="00DA51A5" w:rsidRDefault="00AB654C">
            <w:pPr>
              <w:pStyle w:val="TableParagraph"/>
              <w:spacing w:before="69"/>
              <w:ind w:left="106"/>
              <w:rPr>
                <w:sz w:val="18"/>
              </w:rPr>
            </w:pPr>
            <w:hyperlink r:id="rId15">
              <w:r>
                <w:rPr>
                  <w:spacing w:val="-2"/>
                  <w:sz w:val="18"/>
                </w:rPr>
                <w:t>Robert.waugh@handelsbanken.co.uk</w:t>
              </w:r>
            </w:hyperlink>
          </w:p>
        </w:tc>
      </w:tr>
      <w:tr w:rsidR="00DA51A5" w14:paraId="3005CB0A" w14:textId="77777777">
        <w:trPr>
          <w:trHeight w:val="364"/>
        </w:trPr>
        <w:tc>
          <w:tcPr>
            <w:tcW w:w="9221" w:type="dxa"/>
            <w:gridSpan w:val="2"/>
            <w:shd w:val="clear" w:color="auto" w:fill="0A3877"/>
          </w:tcPr>
          <w:p w14:paraId="5302DDDA" w14:textId="77777777" w:rsidR="00DA51A5" w:rsidRDefault="00AB654C">
            <w:pPr>
              <w:pStyle w:val="TableParagraph"/>
              <w:spacing w:before="73"/>
              <w:ind w:left="6"/>
              <w:jc w:val="center"/>
              <w:rPr>
                <w:sz w:val="18"/>
              </w:rPr>
            </w:pPr>
            <w:r>
              <w:rPr>
                <w:color w:val="FFFFFF"/>
                <w:sz w:val="18"/>
              </w:rPr>
              <w:t>Service</w:t>
            </w:r>
            <w:r>
              <w:rPr>
                <w:color w:val="FFFFFF"/>
                <w:spacing w:val="-7"/>
                <w:sz w:val="18"/>
              </w:rPr>
              <w:t xml:space="preserve"> </w:t>
            </w:r>
            <w:r>
              <w:rPr>
                <w:color w:val="FFFFFF"/>
                <w:sz w:val="18"/>
              </w:rPr>
              <w:t>Performance</w:t>
            </w:r>
            <w:r>
              <w:rPr>
                <w:color w:val="FFFFFF"/>
                <w:spacing w:val="-7"/>
                <w:sz w:val="18"/>
              </w:rPr>
              <w:t xml:space="preserve"> </w:t>
            </w:r>
            <w:r>
              <w:rPr>
                <w:color w:val="FFFFFF"/>
                <w:spacing w:val="-2"/>
                <w:sz w:val="18"/>
              </w:rPr>
              <w:t>Location</w:t>
            </w:r>
          </w:p>
        </w:tc>
      </w:tr>
      <w:tr w:rsidR="00DA51A5" w14:paraId="08BFC1AB" w14:textId="77777777">
        <w:trPr>
          <w:trHeight w:val="287"/>
        </w:trPr>
        <w:tc>
          <w:tcPr>
            <w:tcW w:w="2634" w:type="dxa"/>
            <w:tcBorders>
              <w:right w:val="nil"/>
            </w:tcBorders>
          </w:tcPr>
          <w:p w14:paraId="694B061D" w14:textId="77777777" w:rsidR="00DA51A5" w:rsidRDefault="00AB654C">
            <w:pPr>
              <w:pStyle w:val="TableParagraph"/>
              <w:spacing w:before="35"/>
              <w:ind w:left="257"/>
              <w:rPr>
                <w:sz w:val="18"/>
              </w:rPr>
            </w:pPr>
            <w:r>
              <w:rPr>
                <w:spacing w:val="-6"/>
                <w:sz w:val="18"/>
              </w:rPr>
              <w:t>City,</w:t>
            </w:r>
            <w:r>
              <w:rPr>
                <w:spacing w:val="-3"/>
                <w:sz w:val="18"/>
              </w:rPr>
              <w:t xml:space="preserve"> </w:t>
            </w:r>
            <w:r>
              <w:rPr>
                <w:spacing w:val="-6"/>
                <w:sz w:val="18"/>
              </w:rPr>
              <w:t>State,</w:t>
            </w:r>
            <w:r>
              <w:rPr>
                <w:spacing w:val="-3"/>
                <w:sz w:val="18"/>
              </w:rPr>
              <w:t xml:space="preserve"> </w:t>
            </w:r>
            <w:r>
              <w:rPr>
                <w:spacing w:val="-6"/>
                <w:sz w:val="18"/>
              </w:rPr>
              <w:t>Zip</w:t>
            </w:r>
            <w:r>
              <w:rPr>
                <w:spacing w:val="-4"/>
                <w:sz w:val="18"/>
              </w:rPr>
              <w:t xml:space="preserve"> </w:t>
            </w:r>
            <w:r>
              <w:rPr>
                <w:spacing w:val="-6"/>
                <w:sz w:val="18"/>
              </w:rPr>
              <w:t>(Country):</w:t>
            </w:r>
          </w:p>
        </w:tc>
        <w:tc>
          <w:tcPr>
            <w:tcW w:w="6587" w:type="dxa"/>
            <w:tcBorders>
              <w:left w:val="nil"/>
            </w:tcBorders>
          </w:tcPr>
          <w:p w14:paraId="7E366B4F" w14:textId="77777777" w:rsidR="00DA51A5" w:rsidRDefault="00AB654C">
            <w:pPr>
              <w:pStyle w:val="TableParagraph"/>
              <w:spacing w:before="35"/>
              <w:ind w:left="106"/>
              <w:rPr>
                <w:sz w:val="18"/>
              </w:rPr>
            </w:pPr>
            <w:r>
              <w:rPr>
                <w:spacing w:val="-2"/>
                <w:sz w:val="18"/>
              </w:rPr>
              <w:t>Remote</w:t>
            </w:r>
          </w:p>
        </w:tc>
      </w:tr>
      <w:tr w:rsidR="00DA51A5" w14:paraId="192DDB15" w14:textId="77777777">
        <w:trPr>
          <w:trHeight w:val="431"/>
        </w:trPr>
        <w:tc>
          <w:tcPr>
            <w:tcW w:w="9221" w:type="dxa"/>
            <w:gridSpan w:val="2"/>
            <w:shd w:val="clear" w:color="auto" w:fill="0A3877"/>
          </w:tcPr>
          <w:p w14:paraId="3F757C49" w14:textId="77777777" w:rsidR="00DA51A5" w:rsidRDefault="00AB654C">
            <w:pPr>
              <w:pStyle w:val="TableParagraph"/>
              <w:spacing w:before="107"/>
              <w:ind w:left="6"/>
              <w:jc w:val="center"/>
              <w:rPr>
                <w:sz w:val="18"/>
              </w:rPr>
            </w:pPr>
            <w:r>
              <w:rPr>
                <w:color w:val="FFFFFF"/>
                <w:sz w:val="18"/>
              </w:rPr>
              <w:t>ARCHER</w:t>
            </w:r>
            <w:r>
              <w:rPr>
                <w:color w:val="FFFFFF"/>
                <w:spacing w:val="-6"/>
                <w:sz w:val="18"/>
              </w:rPr>
              <w:t xml:space="preserve"> </w:t>
            </w:r>
            <w:r>
              <w:rPr>
                <w:color w:val="FFFFFF"/>
                <w:sz w:val="18"/>
              </w:rPr>
              <w:t>Contact</w:t>
            </w:r>
            <w:r>
              <w:rPr>
                <w:color w:val="FFFFFF"/>
                <w:spacing w:val="-4"/>
                <w:sz w:val="18"/>
              </w:rPr>
              <w:t xml:space="preserve"> </w:t>
            </w:r>
            <w:r>
              <w:rPr>
                <w:color w:val="FFFFFF"/>
                <w:spacing w:val="-2"/>
                <w:sz w:val="18"/>
              </w:rPr>
              <w:t>Information</w:t>
            </w:r>
          </w:p>
        </w:tc>
      </w:tr>
      <w:tr w:rsidR="00DA51A5" w14:paraId="35E96F6F" w14:textId="77777777">
        <w:trPr>
          <w:trHeight w:val="575"/>
        </w:trPr>
        <w:tc>
          <w:tcPr>
            <w:tcW w:w="2634" w:type="dxa"/>
            <w:tcBorders>
              <w:right w:val="nil"/>
            </w:tcBorders>
          </w:tcPr>
          <w:p w14:paraId="0F3A70F3" w14:textId="77777777" w:rsidR="00DA51A5" w:rsidRDefault="00AB654C">
            <w:pPr>
              <w:pStyle w:val="TableParagraph"/>
              <w:spacing w:before="35"/>
              <w:ind w:right="100"/>
              <w:jc w:val="right"/>
              <w:rPr>
                <w:sz w:val="18"/>
              </w:rPr>
            </w:pPr>
            <w:r>
              <w:rPr>
                <w:spacing w:val="-2"/>
                <w:sz w:val="18"/>
              </w:rPr>
              <w:t>Address:</w:t>
            </w:r>
          </w:p>
          <w:p w14:paraId="500BD638" w14:textId="77777777" w:rsidR="00DA51A5" w:rsidRDefault="00AB654C">
            <w:pPr>
              <w:pStyle w:val="TableParagraph"/>
              <w:spacing w:before="69"/>
              <w:ind w:right="100"/>
              <w:jc w:val="right"/>
              <w:rPr>
                <w:sz w:val="18"/>
              </w:rPr>
            </w:pPr>
            <w:r>
              <w:rPr>
                <w:spacing w:val="-6"/>
                <w:sz w:val="18"/>
              </w:rPr>
              <w:t>City,</w:t>
            </w:r>
            <w:r>
              <w:rPr>
                <w:spacing w:val="-3"/>
                <w:sz w:val="18"/>
              </w:rPr>
              <w:t xml:space="preserve"> </w:t>
            </w:r>
            <w:r>
              <w:rPr>
                <w:spacing w:val="-6"/>
                <w:sz w:val="18"/>
              </w:rPr>
              <w:t>State,</w:t>
            </w:r>
            <w:r>
              <w:rPr>
                <w:spacing w:val="-3"/>
                <w:sz w:val="18"/>
              </w:rPr>
              <w:t xml:space="preserve"> </w:t>
            </w:r>
            <w:r>
              <w:rPr>
                <w:spacing w:val="-6"/>
                <w:sz w:val="18"/>
              </w:rPr>
              <w:t>Zip</w:t>
            </w:r>
            <w:r>
              <w:rPr>
                <w:spacing w:val="-4"/>
                <w:sz w:val="18"/>
              </w:rPr>
              <w:t xml:space="preserve"> </w:t>
            </w:r>
            <w:r>
              <w:rPr>
                <w:spacing w:val="-6"/>
                <w:sz w:val="18"/>
              </w:rPr>
              <w:t>(Country):</w:t>
            </w:r>
          </w:p>
        </w:tc>
        <w:tc>
          <w:tcPr>
            <w:tcW w:w="6587" w:type="dxa"/>
            <w:tcBorders>
              <w:left w:val="nil"/>
            </w:tcBorders>
          </w:tcPr>
          <w:p w14:paraId="7126082B" w14:textId="77777777" w:rsidR="00DA51A5" w:rsidRDefault="00AB654C">
            <w:pPr>
              <w:pStyle w:val="TableParagraph"/>
              <w:spacing w:before="35"/>
              <w:ind w:left="106"/>
              <w:rPr>
                <w:sz w:val="18"/>
              </w:rPr>
            </w:pPr>
            <w:r>
              <w:rPr>
                <w:sz w:val="18"/>
              </w:rPr>
              <w:t>Archer</w:t>
            </w:r>
            <w:r>
              <w:rPr>
                <w:spacing w:val="-6"/>
                <w:sz w:val="18"/>
              </w:rPr>
              <w:t xml:space="preserve"> </w:t>
            </w:r>
            <w:r>
              <w:rPr>
                <w:sz w:val="18"/>
              </w:rPr>
              <w:t>Technologies</w:t>
            </w:r>
            <w:r>
              <w:rPr>
                <w:spacing w:val="-7"/>
                <w:sz w:val="18"/>
              </w:rPr>
              <w:t xml:space="preserve"> </w:t>
            </w:r>
            <w:r>
              <w:rPr>
                <w:sz w:val="18"/>
              </w:rPr>
              <w:t>Ireland</w:t>
            </w:r>
            <w:r>
              <w:rPr>
                <w:spacing w:val="-6"/>
                <w:sz w:val="18"/>
              </w:rPr>
              <w:t xml:space="preserve"> </w:t>
            </w:r>
            <w:r>
              <w:rPr>
                <w:spacing w:val="-2"/>
                <w:sz w:val="18"/>
              </w:rPr>
              <w:t>Limited</w:t>
            </w:r>
          </w:p>
          <w:p w14:paraId="5B14540D" w14:textId="77777777" w:rsidR="00DA51A5" w:rsidRDefault="00AB654C">
            <w:pPr>
              <w:pStyle w:val="TableParagraph"/>
              <w:spacing w:before="69"/>
              <w:ind w:left="106"/>
              <w:rPr>
                <w:sz w:val="18"/>
              </w:rPr>
            </w:pPr>
            <w:r>
              <w:rPr>
                <w:sz w:val="18"/>
              </w:rPr>
              <w:t>Block</w:t>
            </w:r>
            <w:r>
              <w:rPr>
                <w:spacing w:val="-7"/>
                <w:sz w:val="18"/>
              </w:rPr>
              <w:t xml:space="preserve"> </w:t>
            </w:r>
            <w:r>
              <w:rPr>
                <w:sz w:val="18"/>
              </w:rPr>
              <w:t>A,</w:t>
            </w:r>
            <w:r>
              <w:rPr>
                <w:spacing w:val="-4"/>
                <w:sz w:val="18"/>
              </w:rPr>
              <w:t xml:space="preserve"> </w:t>
            </w:r>
            <w:r>
              <w:rPr>
                <w:sz w:val="18"/>
              </w:rPr>
              <w:t>George’s</w:t>
            </w:r>
            <w:r>
              <w:rPr>
                <w:spacing w:val="-4"/>
                <w:sz w:val="18"/>
              </w:rPr>
              <w:t xml:space="preserve"> </w:t>
            </w:r>
            <w:r>
              <w:rPr>
                <w:sz w:val="18"/>
              </w:rPr>
              <w:t>Quay</w:t>
            </w:r>
            <w:r>
              <w:rPr>
                <w:spacing w:val="-5"/>
                <w:sz w:val="18"/>
              </w:rPr>
              <w:t xml:space="preserve"> </w:t>
            </w:r>
            <w:r>
              <w:rPr>
                <w:sz w:val="18"/>
              </w:rPr>
              <w:t>Plaza,</w:t>
            </w:r>
            <w:r>
              <w:rPr>
                <w:spacing w:val="-3"/>
                <w:sz w:val="18"/>
              </w:rPr>
              <w:t xml:space="preserve"> </w:t>
            </w:r>
            <w:r>
              <w:rPr>
                <w:sz w:val="18"/>
              </w:rPr>
              <w:t>George’s</w:t>
            </w:r>
            <w:r>
              <w:rPr>
                <w:spacing w:val="-5"/>
                <w:sz w:val="18"/>
              </w:rPr>
              <w:t xml:space="preserve"> </w:t>
            </w:r>
            <w:r>
              <w:rPr>
                <w:sz w:val="18"/>
              </w:rPr>
              <w:t>Quay,</w:t>
            </w:r>
            <w:r>
              <w:rPr>
                <w:spacing w:val="-3"/>
                <w:sz w:val="18"/>
              </w:rPr>
              <w:t xml:space="preserve"> </w:t>
            </w:r>
            <w:r>
              <w:rPr>
                <w:spacing w:val="-2"/>
                <w:sz w:val="18"/>
              </w:rPr>
              <w:t>Dublin</w:t>
            </w:r>
          </w:p>
        </w:tc>
      </w:tr>
      <w:tr w:rsidR="00DA51A5" w:rsidRPr="00485A52" w14:paraId="73F8F7C5" w14:textId="77777777">
        <w:trPr>
          <w:trHeight w:val="575"/>
        </w:trPr>
        <w:tc>
          <w:tcPr>
            <w:tcW w:w="2634" w:type="dxa"/>
            <w:tcBorders>
              <w:right w:val="nil"/>
            </w:tcBorders>
          </w:tcPr>
          <w:p w14:paraId="5764C0B3" w14:textId="77777777" w:rsidR="00DA51A5" w:rsidRDefault="00AB654C">
            <w:pPr>
              <w:pStyle w:val="TableParagraph"/>
              <w:spacing w:before="35"/>
              <w:ind w:right="100"/>
              <w:jc w:val="right"/>
              <w:rPr>
                <w:sz w:val="18"/>
              </w:rPr>
            </w:pPr>
            <w:r>
              <w:rPr>
                <w:spacing w:val="-6"/>
                <w:sz w:val="18"/>
              </w:rPr>
              <w:t>Sales</w:t>
            </w:r>
            <w:r>
              <w:rPr>
                <w:spacing w:val="-5"/>
                <w:sz w:val="18"/>
              </w:rPr>
              <w:t xml:space="preserve"> </w:t>
            </w:r>
            <w:r>
              <w:rPr>
                <w:spacing w:val="-6"/>
                <w:sz w:val="18"/>
              </w:rPr>
              <w:t>Account</w:t>
            </w:r>
            <w:r>
              <w:rPr>
                <w:spacing w:val="-4"/>
                <w:sz w:val="18"/>
              </w:rPr>
              <w:t xml:space="preserve"> </w:t>
            </w:r>
            <w:r>
              <w:rPr>
                <w:spacing w:val="-6"/>
                <w:sz w:val="18"/>
              </w:rPr>
              <w:t>Manager:</w:t>
            </w:r>
          </w:p>
          <w:p w14:paraId="4F4188E4" w14:textId="77777777" w:rsidR="00DA51A5" w:rsidRDefault="00AB654C">
            <w:pPr>
              <w:pStyle w:val="TableParagraph"/>
              <w:spacing w:before="69"/>
              <w:ind w:right="100"/>
              <w:jc w:val="right"/>
              <w:rPr>
                <w:sz w:val="18"/>
              </w:rPr>
            </w:pPr>
            <w:r>
              <w:rPr>
                <w:spacing w:val="-8"/>
                <w:sz w:val="18"/>
              </w:rPr>
              <w:t>E-</w:t>
            </w:r>
            <w:r>
              <w:rPr>
                <w:spacing w:val="-4"/>
                <w:sz w:val="18"/>
              </w:rPr>
              <w:t>mail:</w:t>
            </w:r>
          </w:p>
        </w:tc>
        <w:tc>
          <w:tcPr>
            <w:tcW w:w="6587" w:type="dxa"/>
            <w:tcBorders>
              <w:left w:val="nil"/>
            </w:tcBorders>
          </w:tcPr>
          <w:p w14:paraId="202D61F4" w14:textId="77777777" w:rsidR="00DA51A5" w:rsidRPr="001166BE" w:rsidRDefault="00AB654C">
            <w:pPr>
              <w:pStyle w:val="TableParagraph"/>
              <w:spacing w:before="35"/>
              <w:ind w:left="106"/>
              <w:rPr>
                <w:sz w:val="18"/>
                <w:lang w:val="pl-PL"/>
              </w:rPr>
            </w:pPr>
            <w:r w:rsidRPr="001166BE">
              <w:rPr>
                <w:spacing w:val="-5"/>
                <w:sz w:val="18"/>
                <w:lang w:val="pl-PL"/>
              </w:rPr>
              <w:t>Wael</w:t>
            </w:r>
            <w:r w:rsidRPr="001166BE">
              <w:rPr>
                <w:spacing w:val="-9"/>
                <w:sz w:val="18"/>
                <w:lang w:val="pl-PL"/>
              </w:rPr>
              <w:t xml:space="preserve"> </w:t>
            </w:r>
            <w:r w:rsidRPr="001166BE">
              <w:rPr>
                <w:spacing w:val="-2"/>
                <w:sz w:val="18"/>
                <w:lang w:val="pl-PL"/>
              </w:rPr>
              <w:t>Jaroudi</w:t>
            </w:r>
          </w:p>
          <w:p w14:paraId="0813A04A" w14:textId="77777777" w:rsidR="00DA51A5" w:rsidRPr="001166BE" w:rsidRDefault="00AB654C">
            <w:pPr>
              <w:pStyle w:val="TableParagraph"/>
              <w:spacing w:before="69"/>
              <w:ind w:left="106"/>
              <w:rPr>
                <w:sz w:val="18"/>
                <w:lang w:val="pl-PL"/>
              </w:rPr>
            </w:pPr>
            <w:r>
              <w:fldChar w:fldCharType="begin"/>
            </w:r>
            <w:r w:rsidRPr="00160F7C">
              <w:rPr>
                <w:lang w:val="pl-PL"/>
                <w:rPrChange w:id="0" w:author="Jonathan Stringer" w:date="2026-10-12T09:48:00Z" w16du:dateUtc="2026-10-12T08:48:00Z">
                  <w:rPr/>
                </w:rPrChange>
              </w:rPr>
              <w:instrText>HYPERLINK "mailto:wael.jaroudi@archerirm.com" \h</w:instrText>
            </w:r>
            <w:r>
              <w:fldChar w:fldCharType="separate"/>
            </w:r>
            <w:r w:rsidRPr="001166BE">
              <w:rPr>
                <w:color w:val="0000FF"/>
                <w:spacing w:val="-2"/>
                <w:sz w:val="18"/>
                <w:u w:val="single" w:color="0000FF"/>
                <w:lang w:val="pl-PL"/>
              </w:rPr>
              <w:t>wael.jaroudi@archerirm.com</w:t>
            </w:r>
            <w:r>
              <w:fldChar w:fldCharType="end"/>
            </w:r>
          </w:p>
        </w:tc>
      </w:tr>
      <w:tr w:rsidR="00DA51A5" w:rsidRPr="00485A52" w14:paraId="657BDE3F" w14:textId="77777777">
        <w:trPr>
          <w:trHeight w:val="863"/>
        </w:trPr>
        <w:tc>
          <w:tcPr>
            <w:tcW w:w="2634" w:type="dxa"/>
            <w:tcBorders>
              <w:right w:val="nil"/>
            </w:tcBorders>
          </w:tcPr>
          <w:p w14:paraId="314625F2" w14:textId="77777777" w:rsidR="00DA51A5" w:rsidRDefault="00AB654C">
            <w:pPr>
              <w:pStyle w:val="TableParagraph"/>
              <w:spacing w:before="35"/>
              <w:ind w:right="100"/>
              <w:jc w:val="right"/>
              <w:rPr>
                <w:sz w:val="18"/>
              </w:rPr>
            </w:pPr>
            <w:r>
              <w:rPr>
                <w:spacing w:val="-6"/>
                <w:sz w:val="18"/>
              </w:rPr>
              <w:t>Solutions</w:t>
            </w:r>
            <w:r>
              <w:rPr>
                <w:spacing w:val="-3"/>
                <w:sz w:val="18"/>
              </w:rPr>
              <w:t xml:space="preserve"> </w:t>
            </w:r>
            <w:r>
              <w:rPr>
                <w:spacing w:val="-2"/>
                <w:sz w:val="18"/>
              </w:rPr>
              <w:t>Principal:</w:t>
            </w:r>
          </w:p>
          <w:p w14:paraId="6B2A859C" w14:textId="77777777" w:rsidR="00DA51A5" w:rsidRDefault="00AB654C">
            <w:pPr>
              <w:pStyle w:val="TableParagraph"/>
              <w:spacing w:before="8" w:line="280" w:lineRule="atLeast"/>
              <w:ind w:left="1898" w:right="100" w:firstLine="19"/>
              <w:jc w:val="right"/>
              <w:rPr>
                <w:sz w:val="18"/>
              </w:rPr>
            </w:pPr>
            <w:r>
              <w:rPr>
                <w:spacing w:val="-6"/>
                <w:sz w:val="18"/>
              </w:rPr>
              <w:t xml:space="preserve">Phone: </w:t>
            </w:r>
            <w:r>
              <w:rPr>
                <w:spacing w:val="-8"/>
                <w:sz w:val="18"/>
              </w:rPr>
              <w:t>E-</w:t>
            </w:r>
            <w:r>
              <w:rPr>
                <w:spacing w:val="-6"/>
                <w:sz w:val="18"/>
              </w:rPr>
              <w:t>mail:</w:t>
            </w:r>
          </w:p>
        </w:tc>
        <w:tc>
          <w:tcPr>
            <w:tcW w:w="6587" w:type="dxa"/>
            <w:tcBorders>
              <w:left w:val="nil"/>
            </w:tcBorders>
          </w:tcPr>
          <w:p w14:paraId="5954A390" w14:textId="566FACC3" w:rsidR="00DA51A5" w:rsidRPr="00FD3561" w:rsidRDefault="00DB6821">
            <w:pPr>
              <w:pStyle w:val="TableParagraph"/>
              <w:spacing w:before="35"/>
              <w:ind w:left="106"/>
              <w:rPr>
                <w:sz w:val="18"/>
                <w:lang w:val="sv-SE"/>
                <w:rPrChange w:id="1" w:author="Joanne Gregson" w:date="2026-10-09T16:15:00Z" w16du:dateUtc="2026-10-09T15:15:00Z">
                  <w:rPr>
                    <w:sz w:val="18"/>
                  </w:rPr>
                </w:rPrChange>
              </w:rPr>
            </w:pPr>
            <w:r w:rsidRPr="00FD3561">
              <w:rPr>
                <w:spacing w:val="-6"/>
                <w:sz w:val="18"/>
                <w:lang w:val="sv-SE"/>
                <w:rPrChange w:id="2" w:author="Joanne Gregson" w:date="2026-10-09T16:15:00Z" w16du:dateUtc="2026-10-09T15:15:00Z">
                  <w:rPr>
                    <w:spacing w:val="-6"/>
                    <w:sz w:val="18"/>
                  </w:rPr>
                </w:rPrChange>
              </w:rPr>
              <w:t>Hagar El Husseiny</w:t>
            </w:r>
          </w:p>
          <w:p w14:paraId="1F13A8C0" w14:textId="0A651CEB" w:rsidR="00DA51A5" w:rsidRPr="00FD3561" w:rsidRDefault="00AB654C">
            <w:pPr>
              <w:pStyle w:val="TableParagraph"/>
              <w:spacing w:before="69"/>
              <w:ind w:left="106"/>
              <w:rPr>
                <w:sz w:val="18"/>
                <w:lang w:val="sv-SE"/>
                <w:rPrChange w:id="3" w:author="Joanne Gregson" w:date="2026-10-09T16:15:00Z" w16du:dateUtc="2026-10-09T15:15:00Z">
                  <w:rPr>
                    <w:sz w:val="18"/>
                  </w:rPr>
                </w:rPrChange>
              </w:rPr>
            </w:pPr>
            <w:r w:rsidRPr="00FD3561">
              <w:rPr>
                <w:spacing w:val="-6"/>
                <w:sz w:val="18"/>
                <w:lang w:val="sv-SE"/>
                <w:rPrChange w:id="4" w:author="Joanne Gregson" w:date="2026-10-09T16:15:00Z" w16du:dateUtc="2026-10-09T15:15:00Z">
                  <w:rPr>
                    <w:spacing w:val="-6"/>
                    <w:sz w:val="18"/>
                  </w:rPr>
                </w:rPrChange>
              </w:rPr>
              <w:t>+201</w:t>
            </w:r>
            <w:r w:rsidR="00DB6821" w:rsidRPr="00FD3561">
              <w:rPr>
                <w:spacing w:val="-6"/>
                <w:sz w:val="18"/>
                <w:lang w:val="sv-SE"/>
                <w:rPrChange w:id="5" w:author="Joanne Gregson" w:date="2026-10-09T16:15:00Z" w16du:dateUtc="2026-10-09T15:15:00Z">
                  <w:rPr>
                    <w:spacing w:val="-6"/>
                    <w:sz w:val="18"/>
                  </w:rPr>
                </w:rPrChange>
              </w:rPr>
              <w:t>2 2328849</w:t>
            </w:r>
          </w:p>
          <w:p w14:paraId="503D94A2" w14:textId="678CB305" w:rsidR="00DA51A5" w:rsidRPr="00FD3561" w:rsidRDefault="00E97DB7">
            <w:pPr>
              <w:pStyle w:val="TableParagraph"/>
              <w:spacing w:before="69"/>
              <w:ind w:left="106"/>
              <w:rPr>
                <w:sz w:val="18"/>
                <w:lang w:val="sv-SE"/>
                <w:rPrChange w:id="6" w:author="Joanne Gregson" w:date="2026-10-09T16:15:00Z" w16du:dateUtc="2026-10-09T15:15:00Z">
                  <w:rPr>
                    <w:sz w:val="18"/>
                  </w:rPr>
                </w:rPrChange>
              </w:rPr>
            </w:pPr>
            <w:r>
              <w:fldChar w:fldCharType="begin"/>
            </w:r>
            <w:r w:rsidRPr="00FD3561">
              <w:rPr>
                <w:lang w:val="sv-SE"/>
                <w:rPrChange w:id="7" w:author="Joanne Gregson" w:date="2026-10-09T16:15:00Z" w16du:dateUtc="2026-10-09T15:15:00Z">
                  <w:rPr/>
                </w:rPrChange>
              </w:rPr>
              <w:instrText>HYPERLINK "mailto:hagar.elhusseiny@archerirm.com"</w:instrText>
            </w:r>
            <w:r>
              <w:fldChar w:fldCharType="separate"/>
            </w:r>
            <w:r w:rsidRPr="00FD3561">
              <w:rPr>
                <w:rStyle w:val="Hyperlink"/>
                <w:spacing w:val="-2"/>
                <w:sz w:val="18"/>
                <w:lang w:val="sv-SE"/>
                <w:rPrChange w:id="8" w:author="Joanne Gregson" w:date="2026-10-09T16:15:00Z" w16du:dateUtc="2026-10-09T15:15:00Z">
                  <w:rPr>
                    <w:rStyle w:val="Hyperlink"/>
                    <w:spacing w:val="-2"/>
                    <w:sz w:val="18"/>
                  </w:rPr>
                </w:rPrChange>
              </w:rPr>
              <w:t>hagar.elhusseiny@archerirm.com</w:t>
            </w:r>
            <w:r>
              <w:fldChar w:fldCharType="end"/>
            </w:r>
          </w:p>
        </w:tc>
      </w:tr>
    </w:tbl>
    <w:p w14:paraId="5C09F718" w14:textId="77777777" w:rsidR="00DA51A5" w:rsidRPr="00FD3561" w:rsidRDefault="00DA51A5">
      <w:pPr>
        <w:pStyle w:val="TableParagraph"/>
        <w:rPr>
          <w:sz w:val="18"/>
          <w:lang w:val="sv-SE"/>
          <w:rPrChange w:id="9" w:author="Joanne Gregson" w:date="2026-10-09T16:15:00Z" w16du:dateUtc="2026-10-09T15:15:00Z">
            <w:rPr>
              <w:sz w:val="18"/>
            </w:rPr>
          </w:rPrChange>
        </w:rPr>
        <w:sectPr w:rsidR="00DA51A5" w:rsidRPr="00FD3561">
          <w:headerReference w:type="default" r:id="rId16"/>
          <w:footerReference w:type="default" r:id="rId17"/>
          <w:pgSz w:w="12240" w:h="15840"/>
          <w:pgMar w:top="1040" w:right="360" w:bottom="1500" w:left="1080" w:header="720" w:footer="1304" w:gutter="0"/>
          <w:pgNumType w:start="2"/>
          <w:cols w:space="720"/>
        </w:sectPr>
      </w:pPr>
    </w:p>
    <w:p w14:paraId="05593641" w14:textId="77777777" w:rsidR="00DA51A5" w:rsidRPr="00FD3561" w:rsidRDefault="00DA51A5">
      <w:pPr>
        <w:pStyle w:val="BodyText"/>
        <w:spacing w:before="59"/>
        <w:rPr>
          <w:sz w:val="28"/>
          <w:lang w:val="sv-SE"/>
          <w:rPrChange w:id="10" w:author="Joanne Gregson" w:date="2026-10-09T16:15:00Z" w16du:dateUtc="2026-10-09T15:15:00Z">
            <w:rPr>
              <w:sz w:val="28"/>
            </w:rPr>
          </w:rPrChange>
        </w:rPr>
      </w:pPr>
    </w:p>
    <w:p w14:paraId="4A83099E" w14:textId="77777777" w:rsidR="00DA51A5" w:rsidRDefault="00AB654C">
      <w:pPr>
        <w:spacing w:before="1"/>
        <w:ind w:left="360"/>
        <w:rPr>
          <w:sz w:val="28"/>
        </w:rPr>
      </w:pPr>
      <w:r>
        <w:rPr>
          <w:color w:val="002060"/>
          <w:sz w:val="28"/>
        </w:rPr>
        <w:t>Revision</w:t>
      </w:r>
      <w:r>
        <w:rPr>
          <w:color w:val="002060"/>
          <w:spacing w:val="-16"/>
          <w:sz w:val="28"/>
        </w:rPr>
        <w:t xml:space="preserve"> </w:t>
      </w:r>
      <w:r>
        <w:rPr>
          <w:color w:val="002060"/>
          <w:spacing w:val="-2"/>
          <w:sz w:val="28"/>
        </w:rPr>
        <w:t>History</w:t>
      </w:r>
    </w:p>
    <w:p w14:paraId="2014E078" w14:textId="77777777" w:rsidR="00DA51A5" w:rsidRDefault="00DA51A5">
      <w:pPr>
        <w:pStyle w:val="BodyText"/>
        <w:spacing w:before="9"/>
        <w:rPr>
          <w:sz w:val="9"/>
        </w:rPr>
      </w:pPr>
    </w:p>
    <w:tbl>
      <w:tblPr>
        <w:tblW w:w="0" w:type="auto"/>
        <w:tblInd w:w="4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2"/>
        <w:gridCol w:w="1886"/>
        <w:gridCol w:w="2073"/>
        <w:gridCol w:w="2159"/>
        <w:gridCol w:w="2428"/>
      </w:tblGrid>
      <w:tr w:rsidR="00DA51A5" w14:paraId="3B6033E8" w14:textId="77777777">
        <w:trPr>
          <w:trHeight w:val="220"/>
        </w:trPr>
        <w:tc>
          <w:tcPr>
            <w:tcW w:w="902" w:type="dxa"/>
            <w:shd w:val="clear" w:color="auto" w:fill="0A3877"/>
          </w:tcPr>
          <w:p w14:paraId="5BF42EEA" w14:textId="77777777" w:rsidR="00DA51A5" w:rsidRDefault="00AB654C">
            <w:pPr>
              <w:pStyle w:val="TableParagraph"/>
              <w:spacing w:before="1" w:line="199" w:lineRule="exact"/>
              <w:ind w:left="112"/>
              <w:rPr>
                <w:b/>
                <w:sz w:val="18"/>
              </w:rPr>
            </w:pPr>
            <w:r>
              <w:rPr>
                <w:b/>
                <w:color w:val="FFFFFF"/>
                <w:spacing w:val="-4"/>
                <w:sz w:val="18"/>
              </w:rPr>
              <w:t>Rev.</w:t>
            </w:r>
          </w:p>
        </w:tc>
        <w:tc>
          <w:tcPr>
            <w:tcW w:w="1886" w:type="dxa"/>
            <w:shd w:val="clear" w:color="auto" w:fill="0A3877"/>
          </w:tcPr>
          <w:p w14:paraId="41B8A03F" w14:textId="77777777" w:rsidR="00DA51A5" w:rsidRDefault="00AB654C">
            <w:pPr>
              <w:pStyle w:val="TableParagraph"/>
              <w:spacing w:before="1" w:line="199" w:lineRule="exact"/>
              <w:ind w:left="108"/>
              <w:rPr>
                <w:b/>
                <w:sz w:val="18"/>
              </w:rPr>
            </w:pPr>
            <w:r>
              <w:rPr>
                <w:b/>
                <w:color w:val="FFFFFF"/>
                <w:spacing w:val="-4"/>
                <w:sz w:val="18"/>
              </w:rPr>
              <w:t>Date</w:t>
            </w:r>
          </w:p>
        </w:tc>
        <w:tc>
          <w:tcPr>
            <w:tcW w:w="2073" w:type="dxa"/>
            <w:shd w:val="clear" w:color="auto" w:fill="0A3877"/>
          </w:tcPr>
          <w:p w14:paraId="62E87789" w14:textId="77777777" w:rsidR="00DA51A5" w:rsidRDefault="00AB654C">
            <w:pPr>
              <w:pStyle w:val="TableParagraph"/>
              <w:spacing w:before="1" w:line="199" w:lineRule="exact"/>
              <w:ind w:left="113"/>
              <w:rPr>
                <w:b/>
                <w:sz w:val="18"/>
              </w:rPr>
            </w:pPr>
            <w:r>
              <w:rPr>
                <w:b/>
                <w:color w:val="FFFFFF"/>
                <w:spacing w:val="-2"/>
                <w:sz w:val="18"/>
              </w:rPr>
              <w:t>Author(s)</w:t>
            </w:r>
          </w:p>
        </w:tc>
        <w:tc>
          <w:tcPr>
            <w:tcW w:w="2159" w:type="dxa"/>
            <w:shd w:val="clear" w:color="auto" w:fill="0A3877"/>
          </w:tcPr>
          <w:p w14:paraId="0B3EBD22" w14:textId="77777777" w:rsidR="00DA51A5" w:rsidRDefault="00AB654C">
            <w:pPr>
              <w:pStyle w:val="TableParagraph"/>
              <w:spacing w:before="1" w:line="199" w:lineRule="exact"/>
              <w:ind w:left="109"/>
              <w:rPr>
                <w:b/>
                <w:sz w:val="18"/>
              </w:rPr>
            </w:pPr>
            <w:r>
              <w:rPr>
                <w:b/>
                <w:color w:val="FFFFFF"/>
                <w:spacing w:val="-2"/>
                <w:sz w:val="18"/>
              </w:rPr>
              <w:t>Approver(s)</w:t>
            </w:r>
          </w:p>
        </w:tc>
        <w:tc>
          <w:tcPr>
            <w:tcW w:w="2428" w:type="dxa"/>
            <w:shd w:val="clear" w:color="auto" w:fill="0A3877"/>
          </w:tcPr>
          <w:p w14:paraId="00EA6638" w14:textId="77777777" w:rsidR="00DA51A5" w:rsidRDefault="00AB654C">
            <w:pPr>
              <w:pStyle w:val="TableParagraph"/>
              <w:spacing w:before="1" w:line="199" w:lineRule="exact"/>
              <w:ind w:left="110"/>
              <w:rPr>
                <w:b/>
                <w:sz w:val="18"/>
              </w:rPr>
            </w:pPr>
            <w:r>
              <w:rPr>
                <w:b/>
                <w:color w:val="FFFFFF"/>
                <w:spacing w:val="-2"/>
                <w:sz w:val="18"/>
              </w:rPr>
              <w:t>Description</w:t>
            </w:r>
          </w:p>
        </w:tc>
      </w:tr>
      <w:tr w:rsidR="00DA51A5" w14:paraId="7501CEA6" w14:textId="77777777">
        <w:trPr>
          <w:trHeight w:val="287"/>
        </w:trPr>
        <w:tc>
          <w:tcPr>
            <w:tcW w:w="902" w:type="dxa"/>
          </w:tcPr>
          <w:p w14:paraId="74B422A5" w14:textId="77777777" w:rsidR="00DA51A5" w:rsidRDefault="00AB654C">
            <w:pPr>
              <w:pStyle w:val="TableParagraph"/>
              <w:spacing w:line="215" w:lineRule="exact"/>
              <w:ind w:left="112"/>
              <w:rPr>
                <w:sz w:val="18"/>
              </w:rPr>
            </w:pPr>
            <w:r>
              <w:rPr>
                <w:spacing w:val="-5"/>
                <w:sz w:val="18"/>
              </w:rPr>
              <w:t>0.1</w:t>
            </w:r>
          </w:p>
        </w:tc>
        <w:tc>
          <w:tcPr>
            <w:tcW w:w="1886" w:type="dxa"/>
          </w:tcPr>
          <w:p w14:paraId="3DA217AA" w14:textId="77777777" w:rsidR="00DA51A5" w:rsidRDefault="00AB654C">
            <w:pPr>
              <w:pStyle w:val="TableParagraph"/>
              <w:spacing w:line="215" w:lineRule="exact"/>
              <w:ind w:left="108"/>
              <w:rPr>
                <w:sz w:val="18"/>
              </w:rPr>
            </w:pPr>
            <w:r>
              <w:rPr>
                <w:spacing w:val="-2"/>
                <w:sz w:val="18"/>
              </w:rPr>
              <w:t>10-Jun-</w:t>
            </w:r>
            <w:r>
              <w:rPr>
                <w:spacing w:val="-5"/>
                <w:sz w:val="18"/>
              </w:rPr>
              <w:t>26</w:t>
            </w:r>
          </w:p>
        </w:tc>
        <w:tc>
          <w:tcPr>
            <w:tcW w:w="2073" w:type="dxa"/>
          </w:tcPr>
          <w:p w14:paraId="0E72BB30" w14:textId="77777777" w:rsidR="00DA51A5" w:rsidRDefault="00AB654C">
            <w:pPr>
              <w:pStyle w:val="TableParagraph"/>
              <w:spacing w:line="215" w:lineRule="exact"/>
              <w:ind w:left="113"/>
              <w:rPr>
                <w:sz w:val="18"/>
              </w:rPr>
            </w:pPr>
            <w:r>
              <w:rPr>
                <w:sz w:val="18"/>
              </w:rPr>
              <w:t>Abdallah</w:t>
            </w:r>
            <w:r>
              <w:rPr>
                <w:spacing w:val="-7"/>
                <w:sz w:val="18"/>
              </w:rPr>
              <w:t xml:space="preserve"> </w:t>
            </w:r>
            <w:r>
              <w:rPr>
                <w:spacing w:val="-2"/>
                <w:sz w:val="18"/>
              </w:rPr>
              <w:t>Saied</w:t>
            </w:r>
          </w:p>
        </w:tc>
        <w:tc>
          <w:tcPr>
            <w:tcW w:w="2159" w:type="dxa"/>
          </w:tcPr>
          <w:p w14:paraId="6283DF86" w14:textId="77777777" w:rsidR="00DA51A5" w:rsidRDefault="00DA51A5">
            <w:pPr>
              <w:pStyle w:val="TableParagraph"/>
              <w:rPr>
                <w:rFonts w:ascii="Times New Roman"/>
                <w:sz w:val="18"/>
              </w:rPr>
            </w:pPr>
          </w:p>
        </w:tc>
        <w:tc>
          <w:tcPr>
            <w:tcW w:w="2428" w:type="dxa"/>
          </w:tcPr>
          <w:p w14:paraId="782315A2" w14:textId="77777777" w:rsidR="00DA51A5" w:rsidRDefault="00AB654C">
            <w:pPr>
              <w:pStyle w:val="TableParagraph"/>
              <w:spacing w:line="215" w:lineRule="exact"/>
              <w:ind w:left="110"/>
              <w:rPr>
                <w:sz w:val="18"/>
              </w:rPr>
            </w:pPr>
            <w:r>
              <w:rPr>
                <w:sz w:val="18"/>
              </w:rPr>
              <w:t>Initial</w:t>
            </w:r>
            <w:r>
              <w:rPr>
                <w:spacing w:val="-4"/>
                <w:sz w:val="18"/>
              </w:rPr>
              <w:t xml:space="preserve"> </w:t>
            </w:r>
            <w:r>
              <w:rPr>
                <w:spacing w:val="-2"/>
                <w:sz w:val="18"/>
              </w:rPr>
              <w:t>draft</w:t>
            </w:r>
          </w:p>
        </w:tc>
      </w:tr>
      <w:tr w:rsidR="00DA51A5" w14:paraId="4387488D" w14:textId="77777777">
        <w:trPr>
          <w:trHeight w:val="287"/>
        </w:trPr>
        <w:tc>
          <w:tcPr>
            <w:tcW w:w="902" w:type="dxa"/>
          </w:tcPr>
          <w:p w14:paraId="6161BE99" w14:textId="77777777" w:rsidR="00DA51A5" w:rsidRDefault="00AB654C">
            <w:pPr>
              <w:pStyle w:val="TableParagraph"/>
              <w:spacing w:line="215" w:lineRule="exact"/>
              <w:ind w:left="112"/>
              <w:rPr>
                <w:sz w:val="18"/>
              </w:rPr>
            </w:pPr>
            <w:r>
              <w:rPr>
                <w:spacing w:val="-5"/>
                <w:sz w:val="18"/>
              </w:rPr>
              <w:t>0.2</w:t>
            </w:r>
          </w:p>
        </w:tc>
        <w:tc>
          <w:tcPr>
            <w:tcW w:w="1886" w:type="dxa"/>
          </w:tcPr>
          <w:p w14:paraId="7DD9DD01" w14:textId="77777777" w:rsidR="00DA51A5" w:rsidRDefault="00AB654C">
            <w:pPr>
              <w:pStyle w:val="TableParagraph"/>
              <w:spacing w:line="215" w:lineRule="exact"/>
              <w:ind w:left="108"/>
              <w:rPr>
                <w:sz w:val="18"/>
              </w:rPr>
            </w:pPr>
            <w:r>
              <w:rPr>
                <w:spacing w:val="-2"/>
                <w:sz w:val="18"/>
              </w:rPr>
              <w:t>08-Jul-</w:t>
            </w:r>
            <w:r>
              <w:rPr>
                <w:spacing w:val="-5"/>
                <w:sz w:val="18"/>
              </w:rPr>
              <w:t>26</w:t>
            </w:r>
          </w:p>
        </w:tc>
        <w:tc>
          <w:tcPr>
            <w:tcW w:w="2073" w:type="dxa"/>
          </w:tcPr>
          <w:p w14:paraId="2A005F02" w14:textId="77777777" w:rsidR="00DA51A5" w:rsidRDefault="00AB654C">
            <w:pPr>
              <w:pStyle w:val="TableParagraph"/>
              <w:spacing w:line="215" w:lineRule="exact"/>
              <w:ind w:left="113"/>
              <w:rPr>
                <w:sz w:val="18"/>
              </w:rPr>
            </w:pPr>
            <w:r>
              <w:rPr>
                <w:sz w:val="18"/>
              </w:rPr>
              <w:t>Abdallah</w:t>
            </w:r>
            <w:r>
              <w:rPr>
                <w:spacing w:val="-7"/>
                <w:sz w:val="18"/>
              </w:rPr>
              <w:t xml:space="preserve"> </w:t>
            </w:r>
            <w:r>
              <w:rPr>
                <w:spacing w:val="-2"/>
                <w:sz w:val="18"/>
              </w:rPr>
              <w:t>Saied</w:t>
            </w:r>
          </w:p>
        </w:tc>
        <w:tc>
          <w:tcPr>
            <w:tcW w:w="2159" w:type="dxa"/>
          </w:tcPr>
          <w:p w14:paraId="6B499C14" w14:textId="77777777" w:rsidR="00DA51A5" w:rsidRDefault="00DA51A5">
            <w:pPr>
              <w:pStyle w:val="TableParagraph"/>
              <w:rPr>
                <w:rFonts w:ascii="Times New Roman"/>
                <w:sz w:val="18"/>
              </w:rPr>
            </w:pPr>
          </w:p>
        </w:tc>
        <w:tc>
          <w:tcPr>
            <w:tcW w:w="2428" w:type="dxa"/>
          </w:tcPr>
          <w:p w14:paraId="01F588A1" w14:textId="77777777" w:rsidR="00DA51A5" w:rsidRDefault="00AB654C">
            <w:pPr>
              <w:pStyle w:val="TableParagraph"/>
              <w:spacing w:line="215" w:lineRule="exact"/>
              <w:ind w:left="110"/>
              <w:rPr>
                <w:sz w:val="18"/>
              </w:rPr>
            </w:pPr>
            <w:r>
              <w:rPr>
                <w:sz w:val="18"/>
              </w:rPr>
              <w:t>T&amp;Cs</w:t>
            </w:r>
            <w:r>
              <w:rPr>
                <w:spacing w:val="-4"/>
                <w:sz w:val="18"/>
              </w:rPr>
              <w:t xml:space="preserve"> </w:t>
            </w:r>
            <w:r>
              <w:rPr>
                <w:spacing w:val="-2"/>
                <w:sz w:val="18"/>
              </w:rPr>
              <w:t>update</w:t>
            </w:r>
          </w:p>
        </w:tc>
      </w:tr>
      <w:tr w:rsidR="00DA51A5" w14:paraId="5899B356" w14:textId="77777777">
        <w:trPr>
          <w:trHeight w:val="436"/>
        </w:trPr>
        <w:tc>
          <w:tcPr>
            <w:tcW w:w="902" w:type="dxa"/>
          </w:tcPr>
          <w:p w14:paraId="37F72EAE" w14:textId="77777777" w:rsidR="00DA51A5" w:rsidRDefault="00AB654C">
            <w:pPr>
              <w:pStyle w:val="TableParagraph"/>
              <w:spacing w:before="1"/>
              <w:ind w:left="112"/>
              <w:rPr>
                <w:sz w:val="18"/>
              </w:rPr>
            </w:pPr>
            <w:r>
              <w:rPr>
                <w:spacing w:val="-5"/>
                <w:sz w:val="18"/>
              </w:rPr>
              <w:t>0.3</w:t>
            </w:r>
          </w:p>
        </w:tc>
        <w:tc>
          <w:tcPr>
            <w:tcW w:w="1886" w:type="dxa"/>
          </w:tcPr>
          <w:p w14:paraId="20C69172" w14:textId="77777777" w:rsidR="00DA51A5" w:rsidRDefault="00AB654C">
            <w:pPr>
              <w:pStyle w:val="TableParagraph"/>
              <w:spacing w:before="1"/>
              <w:ind w:left="108"/>
              <w:rPr>
                <w:sz w:val="18"/>
              </w:rPr>
            </w:pPr>
            <w:r>
              <w:rPr>
                <w:spacing w:val="-2"/>
                <w:sz w:val="18"/>
              </w:rPr>
              <w:t>08-Sep-</w:t>
            </w:r>
            <w:r>
              <w:rPr>
                <w:spacing w:val="-5"/>
                <w:sz w:val="18"/>
              </w:rPr>
              <w:t>26</w:t>
            </w:r>
          </w:p>
        </w:tc>
        <w:tc>
          <w:tcPr>
            <w:tcW w:w="2073" w:type="dxa"/>
          </w:tcPr>
          <w:p w14:paraId="7CC679C8" w14:textId="77777777" w:rsidR="00DA51A5" w:rsidRDefault="00AB654C">
            <w:pPr>
              <w:pStyle w:val="TableParagraph"/>
              <w:spacing w:before="1"/>
              <w:ind w:left="113"/>
              <w:rPr>
                <w:sz w:val="18"/>
              </w:rPr>
            </w:pPr>
            <w:r>
              <w:rPr>
                <w:sz w:val="18"/>
              </w:rPr>
              <w:t>Abdallah</w:t>
            </w:r>
            <w:r>
              <w:rPr>
                <w:spacing w:val="-7"/>
                <w:sz w:val="18"/>
              </w:rPr>
              <w:t xml:space="preserve"> </w:t>
            </w:r>
            <w:r>
              <w:rPr>
                <w:spacing w:val="-2"/>
                <w:sz w:val="18"/>
              </w:rPr>
              <w:t>Saied</w:t>
            </w:r>
          </w:p>
        </w:tc>
        <w:tc>
          <w:tcPr>
            <w:tcW w:w="2159" w:type="dxa"/>
          </w:tcPr>
          <w:p w14:paraId="653AF6C6" w14:textId="77777777" w:rsidR="00DA51A5" w:rsidRDefault="00DA51A5">
            <w:pPr>
              <w:pStyle w:val="TableParagraph"/>
              <w:rPr>
                <w:rFonts w:ascii="Times New Roman"/>
                <w:sz w:val="18"/>
              </w:rPr>
            </w:pPr>
          </w:p>
        </w:tc>
        <w:tc>
          <w:tcPr>
            <w:tcW w:w="2428" w:type="dxa"/>
          </w:tcPr>
          <w:p w14:paraId="2219F35B" w14:textId="77777777" w:rsidR="00DA51A5" w:rsidRDefault="00AB654C">
            <w:pPr>
              <w:pStyle w:val="TableParagraph"/>
              <w:spacing w:line="216" w:lineRule="exact"/>
              <w:ind w:left="110" w:right="148"/>
              <w:rPr>
                <w:sz w:val="18"/>
              </w:rPr>
            </w:pPr>
            <w:r>
              <w:rPr>
                <w:sz w:val="18"/>
              </w:rPr>
              <w:t>SNOW integration added</w:t>
            </w:r>
            <w:r>
              <w:rPr>
                <w:spacing w:val="-13"/>
                <w:sz w:val="18"/>
              </w:rPr>
              <w:t xml:space="preserve"> </w:t>
            </w:r>
            <w:r>
              <w:rPr>
                <w:sz w:val="18"/>
              </w:rPr>
              <w:t>–</w:t>
            </w:r>
            <w:r>
              <w:rPr>
                <w:spacing w:val="-13"/>
                <w:sz w:val="18"/>
              </w:rPr>
              <w:t xml:space="preserve"> </w:t>
            </w:r>
            <w:r>
              <w:rPr>
                <w:sz w:val="18"/>
              </w:rPr>
              <w:t>Final</w:t>
            </w:r>
            <w:r>
              <w:rPr>
                <w:spacing w:val="-12"/>
                <w:sz w:val="18"/>
              </w:rPr>
              <w:t xml:space="preserve"> </w:t>
            </w:r>
            <w:r>
              <w:rPr>
                <w:sz w:val="18"/>
              </w:rPr>
              <w:t>draft</w:t>
            </w:r>
          </w:p>
        </w:tc>
      </w:tr>
      <w:tr w:rsidR="00DA51A5" w14:paraId="0F962793" w14:textId="77777777">
        <w:trPr>
          <w:trHeight w:val="287"/>
        </w:trPr>
        <w:tc>
          <w:tcPr>
            <w:tcW w:w="902" w:type="dxa"/>
          </w:tcPr>
          <w:p w14:paraId="1B81DCCF" w14:textId="77777777" w:rsidR="00DA51A5" w:rsidRDefault="00AB654C">
            <w:pPr>
              <w:pStyle w:val="TableParagraph"/>
              <w:spacing w:before="1"/>
              <w:ind w:left="112"/>
              <w:rPr>
                <w:sz w:val="18"/>
              </w:rPr>
            </w:pPr>
            <w:r>
              <w:rPr>
                <w:spacing w:val="-5"/>
                <w:sz w:val="18"/>
              </w:rPr>
              <w:t>0.4</w:t>
            </w:r>
          </w:p>
        </w:tc>
        <w:tc>
          <w:tcPr>
            <w:tcW w:w="1886" w:type="dxa"/>
          </w:tcPr>
          <w:p w14:paraId="6000C09F" w14:textId="77777777" w:rsidR="00DA51A5" w:rsidRDefault="00AB654C">
            <w:pPr>
              <w:pStyle w:val="TableParagraph"/>
              <w:spacing w:before="1"/>
              <w:ind w:left="108"/>
              <w:rPr>
                <w:sz w:val="18"/>
              </w:rPr>
            </w:pPr>
            <w:r>
              <w:rPr>
                <w:spacing w:val="-2"/>
                <w:sz w:val="18"/>
              </w:rPr>
              <w:t>08-Sep-</w:t>
            </w:r>
            <w:r>
              <w:rPr>
                <w:spacing w:val="-5"/>
                <w:sz w:val="18"/>
              </w:rPr>
              <w:t>26</w:t>
            </w:r>
          </w:p>
        </w:tc>
        <w:tc>
          <w:tcPr>
            <w:tcW w:w="2073" w:type="dxa"/>
          </w:tcPr>
          <w:p w14:paraId="17EA8249" w14:textId="77777777" w:rsidR="00DA51A5" w:rsidRDefault="00AB654C">
            <w:pPr>
              <w:pStyle w:val="TableParagraph"/>
              <w:spacing w:before="1"/>
              <w:ind w:left="113"/>
              <w:rPr>
                <w:sz w:val="18"/>
              </w:rPr>
            </w:pPr>
            <w:r>
              <w:rPr>
                <w:sz w:val="18"/>
              </w:rPr>
              <w:t>Menna</w:t>
            </w:r>
            <w:r>
              <w:rPr>
                <w:spacing w:val="-5"/>
                <w:sz w:val="18"/>
              </w:rPr>
              <w:t xml:space="preserve"> </w:t>
            </w:r>
            <w:r>
              <w:rPr>
                <w:spacing w:val="-2"/>
                <w:sz w:val="18"/>
              </w:rPr>
              <w:t>Osama</w:t>
            </w:r>
          </w:p>
        </w:tc>
        <w:tc>
          <w:tcPr>
            <w:tcW w:w="2159" w:type="dxa"/>
          </w:tcPr>
          <w:p w14:paraId="1A94DAED" w14:textId="77777777" w:rsidR="00DA51A5" w:rsidRDefault="00DA51A5">
            <w:pPr>
              <w:pStyle w:val="TableParagraph"/>
              <w:rPr>
                <w:rFonts w:ascii="Times New Roman"/>
                <w:sz w:val="18"/>
              </w:rPr>
            </w:pPr>
          </w:p>
        </w:tc>
        <w:tc>
          <w:tcPr>
            <w:tcW w:w="2428" w:type="dxa"/>
          </w:tcPr>
          <w:p w14:paraId="5B9F769C" w14:textId="77777777" w:rsidR="00DA51A5" w:rsidRDefault="00AB654C">
            <w:pPr>
              <w:pStyle w:val="TableParagraph"/>
              <w:spacing w:before="1"/>
              <w:ind w:left="110"/>
              <w:rPr>
                <w:sz w:val="18"/>
              </w:rPr>
            </w:pPr>
            <w:r>
              <w:rPr>
                <w:sz w:val="18"/>
              </w:rPr>
              <w:t>Quality</w:t>
            </w:r>
            <w:r>
              <w:rPr>
                <w:spacing w:val="-5"/>
                <w:sz w:val="18"/>
              </w:rPr>
              <w:t xml:space="preserve"> </w:t>
            </w:r>
            <w:r>
              <w:rPr>
                <w:spacing w:val="-2"/>
                <w:sz w:val="18"/>
              </w:rPr>
              <w:t>Checks</w:t>
            </w:r>
          </w:p>
        </w:tc>
      </w:tr>
      <w:tr w:rsidR="00DA51A5" w14:paraId="68BFBC15" w14:textId="77777777">
        <w:trPr>
          <w:trHeight w:val="287"/>
        </w:trPr>
        <w:tc>
          <w:tcPr>
            <w:tcW w:w="902" w:type="dxa"/>
          </w:tcPr>
          <w:p w14:paraId="0E78F145" w14:textId="77777777" w:rsidR="00DA51A5" w:rsidRDefault="00AB654C">
            <w:pPr>
              <w:pStyle w:val="TableParagraph"/>
              <w:spacing w:before="1"/>
              <w:ind w:left="112"/>
              <w:rPr>
                <w:sz w:val="18"/>
              </w:rPr>
            </w:pPr>
            <w:r>
              <w:rPr>
                <w:spacing w:val="-5"/>
                <w:sz w:val="18"/>
              </w:rPr>
              <w:t>0.5</w:t>
            </w:r>
          </w:p>
        </w:tc>
        <w:tc>
          <w:tcPr>
            <w:tcW w:w="1886" w:type="dxa"/>
          </w:tcPr>
          <w:p w14:paraId="50CCA6C0" w14:textId="77777777" w:rsidR="00DA51A5" w:rsidRDefault="00AB654C">
            <w:pPr>
              <w:pStyle w:val="TableParagraph"/>
              <w:spacing w:before="1"/>
              <w:ind w:left="108"/>
              <w:rPr>
                <w:sz w:val="18"/>
              </w:rPr>
            </w:pPr>
            <w:r>
              <w:rPr>
                <w:spacing w:val="-2"/>
                <w:sz w:val="18"/>
              </w:rPr>
              <w:t>08-Sep-</w:t>
            </w:r>
            <w:r>
              <w:rPr>
                <w:spacing w:val="-5"/>
                <w:sz w:val="18"/>
              </w:rPr>
              <w:t>26</w:t>
            </w:r>
          </w:p>
        </w:tc>
        <w:tc>
          <w:tcPr>
            <w:tcW w:w="2073" w:type="dxa"/>
          </w:tcPr>
          <w:p w14:paraId="562606EA" w14:textId="77777777" w:rsidR="00DA51A5" w:rsidRDefault="00DA51A5">
            <w:pPr>
              <w:pStyle w:val="TableParagraph"/>
              <w:rPr>
                <w:rFonts w:ascii="Times New Roman"/>
                <w:sz w:val="18"/>
              </w:rPr>
            </w:pPr>
          </w:p>
        </w:tc>
        <w:tc>
          <w:tcPr>
            <w:tcW w:w="2159" w:type="dxa"/>
          </w:tcPr>
          <w:p w14:paraId="0BE41FD2" w14:textId="77777777" w:rsidR="00DA51A5" w:rsidRDefault="00AB654C">
            <w:pPr>
              <w:pStyle w:val="TableParagraph"/>
              <w:spacing w:before="1"/>
              <w:ind w:left="109"/>
              <w:rPr>
                <w:sz w:val="18"/>
              </w:rPr>
            </w:pPr>
            <w:r>
              <w:rPr>
                <w:sz w:val="18"/>
              </w:rPr>
              <w:t>Hitesh</w:t>
            </w:r>
            <w:r>
              <w:rPr>
                <w:spacing w:val="-5"/>
                <w:sz w:val="18"/>
              </w:rPr>
              <w:t xml:space="preserve"> </w:t>
            </w:r>
            <w:r>
              <w:rPr>
                <w:spacing w:val="-2"/>
                <w:sz w:val="18"/>
              </w:rPr>
              <w:t>Goyal</w:t>
            </w:r>
          </w:p>
        </w:tc>
        <w:tc>
          <w:tcPr>
            <w:tcW w:w="2428" w:type="dxa"/>
          </w:tcPr>
          <w:p w14:paraId="49A5627A" w14:textId="77777777" w:rsidR="00DA51A5" w:rsidRDefault="00AB654C">
            <w:pPr>
              <w:pStyle w:val="TableParagraph"/>
              <w:spacing w:before="1"/>
              <w:ind w:left="110"/>
              <w:rPr>
                <w:sz w:val="18"/>
              </w:rPr>
            </w:pPr>
            <w:r>
              <w:rPr>
                <w:sz w:val="18"/>
              </w:rPr>
              <w:t>Practice</w:t>
            </w:r>
            <w:r>
              <w:rPr>
                <w:spacing w:val="-6"/>
                <w:sz w:val="18"/>
              </w:rPr>
              <w:t xml:space="preserve"> </w:t>
            </w:r>
            <w:r>
              <w:rPr>
                <w:sz w:val="18"/>
              </w:rPr>
              <w:t>Lead</w:t>
            </w:r>
            <w:r>
              <w:rPr>
                <w:spacing w:val="-5"/>
                <w:sz w:val="18"/>
              </w:rPr>
              <w:t xml:space="preserve"> </w:t>
            </w:r>
            <w:r>
              <w:rPr>
                <w:spacing w:val="-2"/>
                <w:sz w:val="18"/>
              </w:rPr>
              <w:t>Approval</w:t>
            </w:r>
          </w:p>
        </w:tc>
      </w:tr>
      <w:tr w:rsidR="00DA51A5" w14:paraId="21A5F819" w14:textId="77777777">
        <w:trPr>
          <w:trHeight w:val="287"/>
        </w:trPr>
        <w:tc>
          <w:tcPr>
            <w:tcW w:w="902" w:type="dxa"/>
          </w:tcPr>
          <w:p w14:paraId="1E9F62B3" w14:textId="77777777" w:rsidR="00DA51A5" w:rsidRDefault="00AB654C">
            <w:pPr>
              <w:pStyle w:val="TableParagraph"/>
              <w:spacing w:before="1"/>
              <w:ind w:left="112"/>
              <w:rPr>
                <w:sz w:val="18"/>
              </w:rPr>
            </w:pPr>
            <w:r>
              <w:rPr>
                <w:spacing w:val="-5"/>
                <w:sz w:val="18"/>
              </w:rPr>
              <w:t>0.6</w:t>
            </w:r>
          </w:p>
        </w:tc>
        <w:tc>
          <w:tcPr>
            <w:tcW w:w="1886" w:type="dxa"/>
          </w:tcPr>
          <w:p w14:paraId="639A242C" w14:textId="77777777" w:rsidR="00DA51A5" w:rsidRDefault="00AB654C">
            <w:pPr>
              <w:pStyle w:val="TableParagraph"/>
              <w:spacing w:before="1"/>
              <w:ind w:left="108"/>
              <w:rPr>
                <w:sz w:val="18"/>
              </w:rPr>
            </w:pPr>
            <w:r>
              <w:rPr>
                <w:spacing w:val="-2"/>
                <w:sz w:val="18"/>
              </w:rPr>
              <w:t>09-Sep-</w:t>
            </w:r>
            <w:r>
              <w:rPr>
                <w:spacing w:val="-5"/>
                <w:sz w:val="18"/>
              </w:rPr>
              <w:t>26</w:t>
            </w:r>
          </w:p>
        </w:tc>
        <w:tc>
          <w:tcPr>
            <w:tcW w:w="2073" w:type="dxa"/>
          </w:tcPr>
          <w:p w14:paraId="2B6AA033" w14:textId="77777777" w:rsidR="00DA51A5" w:rsidRDefault="00DA51A5">
            <w:pPr>
              <w:pStyle w:val="TableParagraph"/>
              <w:rPr>
                <w:rFonts w:ascii="Times New Roman"/>
                <w:sz w:val="18"/>
              </w:rPr>
            </w:pPr>
          </w:p>
        </w:tc>
        <w:tc>
          <w:tcPr>
            <w:tcW w:w="2159" w:type="dxa"/>
          </w:tcPr>
          <w:p w14:paraId="349093CD" w14:textId="77777777" w:rsidR="00DA51A5" w:rsidRDefault="00AB654C">
            <w:pPr>
              <w:pStyle w:val="TableParagraph"/>
              <w:spacing w:before="1"/>
              <w:ind w:left="109"/>
              <w:rPr>
                <w:sz w:val="18"/>
              </w:rPr>
            </w:pPr>
            <w:r>
              <w:rPr>
                <w:sz w:val="18"/>
              </w:rPr>
              <w:t>Nicholas</w:t>
            </w:r>
            <w:r>
              <w:rPr>
                <w:spacing w:val="-7"/>
                <w:sz w:val="18"/>
              </w:rPr>
              <w:t xml:space="preserve"> </w:t>
            </w:r>
            <w:r>
              <w:rPr>
                <w:spacing w:val="-2"/>
                <w:sz w:val="18"/>
              </w:rPr>
              <w:t>Arcabascio</w:t>
            </w:r>
          </w:p>
        </w:tc>
        <w:tc>
          <w:tcPr>
            <w:tcW w:w="2428" w:type="dxa"/>
          </w:tcPr>
          <w:p w14:paraId="2983000F" w14:textId="77777777" w:rsidR="00DA51A5" w:rsidRDefault="00AB654C">
            <w:pPr>
              <w:pStyle w:val="TableParagraph"/>
              <w:spacing w:before="1"/>
              <w:ind w:left="110"/>
              <w:rPr>
                <w:sz w:val="18"/>
              </w:rPr>
            </w:pPr>
            <w:r>
              <w:rPr>
                <w:sz w:val="18"/>
              </w:rPr>
              <w:t>Finance</w:t>
            </w:r>
            <w:r>
              <w:rPr>
                <w:spacing w:val="-7"/>
                <w:sz w:val="18"/>
              </w:rPr>
              <w:t xml:space="preserve"> </w:t>
            </w:r>
            <w:r>
              <w:rPr>
                <w:spacing w:val="-2"/>
                <w:sz w:val="18"/>
              </w:rPr>
              <w:t>Approval</w:t>
            </w:r>
          </w:p>
        </w:tc>
      </w:tr>
      <w:tr w:rsidR="00DA51A5" w14:paraId="0EB9BC75" w14:textId="77777777">
        <w:trPr>
          <w:trHeight w:val="292"/>
        </w:trPr>
        <w:tc>
          <w:tcPr>
            <w:tcW w:w="902" w:type="dxa"/>
          </w:tcPr>
          <w:p w14:paraId="772B96D8" w14:textId="77777777" w:rsidR="00DA51A5" w:rsidRDefault="00AB654C">
            <w:pPr>
              <w:pStyle w:val="TableParagraph"/>
              <w:spacing w:before="1"/>
              <w:ind w:left="112"/>
              <w:rPr>
                <w:sz w:val="18"/>
              </w:rPr>
            </w:pPr>
            <w:r>
              <w:rPr>
                <w:spacing w:val="-5"/>
                <w:sz w:val="18"/>
              </w:rPr>
              <w:t>1.0</w:t>
            </w:r>
          </w:p>
        </w:tc>
        <w:tc>
          <w:tcPr>
            <w:tcW w:w="1886" w:type="dxa"/>
          </w:tcPr>
          <w:p w14:paraId="5E46CC69" w14:textId="77777777" w:rsidR="00DA51A5" w:rsidRDefault="00AB654C">
            <w:pPr>
              <w:pStyle w:val="TableParagraph"/>
              <w:spacing w:before="1"/>
              <w:ind w:left="108"/>
              <w:rPr>
                <w:sz w:val="18"/>
              </w:rPr>
            </w:pPr>
            <w:r>
              <w:rPr>
                <w:spacing w:val="-2"/>
                <w:sz w:val="18"/>
              </w:rPr>
              <w:t>09-Sep-</w:t>
            </w:r>
            <w:r>
              <w:rPr>
                <w:spacing w:val="-5"/>
                <w:sz w:val="18"/>
              </w:rPr>
              <w:t>26</w:t>
            </w:r>
          </w:p>
        </w:tc>
        <w:tc>
          <w:tcPr>
            <w:tcW w:w="2073" w:type="dxa"/>
          </w:tcPr>
          <w:p w14:paraId="5D1CC05E" w14:textId="77777777" w:rsidR="00DA51A5" w:rsidRDefault="00AB654C">
            <w:pPr>
              <w:pStyle w:val="TableParagraph"/>
              <w:spacing w:before="1"/>
              <w:ind w:left="113"/>
              <w:rPr>
                <w:sz w:val="18"/>
              </w:rPr>
            </w:pPr>
            <w:r>
              <w:rPr>
                <w:sz w:val="18"/>
              </w:rPr>
              <w:t>Menna</w:t>
            </w:r>
            <w:r>
              <w:rPr>
                <w:spacing w:val="-5"/>
                <w:sz w:val="18"/>
              </w:rPr>
              <w:t xml:space="preserve"> </w:t>
            </w:r>
            <w:r>
              <w:rPr>
                <w:spacing w:val="-2"/>
                <w:sz w:val="18"/>
              </w:rPr>
              <w:t>Osama</w:t>
            </w:r>
          </w:p>
        </w:tc>
        <w:tc>
          <w:tcPr>
            <w:tcW w:w="2159" w:type="dxa"/>
          </w:tcPr>
          <w:p w14:paraId="330CC964" w14:textId="77777777" w:rsidR="00DA51A5" w:rsidRDefault="00DA51A5">
            <w:pPr>
              <w:pStyle w:val="TableParagraph"/>
              <w:rPr>
                <w:rFonts w:ascii="Times New Roman"/>
                <w:sz w:val="18"/>
              </w:rPr>
            </w:pPr>
          </w:p>
        </w:tc>
        <w:tc>
          <w:tcPr>
            <w:tcW w:w="2428" w:type="dxa"/>
          </w:tcPr>
          <w:p w14:paraId="0C96C2BE" w14:textId="77777777" w:rsidR="00DA51A5" w:rsidRDefault="00AB654C">
            <w:pPr>
              <w:pStyle w:val="TableParagraph"/>
              <w:spacing w:before="1"/>
              <w:ind w:left="110"/>
              <w:rPr>
                <w:sz w:val="18"/>
              </w:rPr>
            </w:pPr>
            <w:r>
              <w:rPr>
                <w:sz w:val="18"/>
              </w:rPr>
              <w:t>Released</w:t>
            </w:r>
            <w:r>
              <w:rPr>
                <w:spacing w:val="-5"/>
                <w:sz w:val="18"/>
              </w:rPr>
              <w:t xml:space="preserve"> </w:t>
            </w:r>
            <w:r>
              <w:rPr>
                <w:sz w:val="18"/>
              </w:rPr>
              <w:t>for</w:t>
            </w:r>
            <w:r>
              <w:rPr>
                <w:spacing w:val="-4"/>
                <w:sz w:val="18"/>
              </w:rPr>
              <w:t xml:space="preserve"> </w:t>
            </w:r>
            <w:r>
              <w:rPr>
                <w:spacing w:val="-2"/>
                <w:sz w:val="18"/>
              </w:rPr>
              <w:t>Issuance</w:t>
            </w:r>
          </w:p>
        </w:tc>
      </w:tr>
      <w:tr w:rsidR="001F1790" w14:paraId="6327B879" w14:textId="77777777">
        <w:trPr>
          <w:trHeight w:val="292"/>
        </w:trPr>
        <w:tc>
          <w:tcPr>
            <w:tcW w:w="902" w:type="dxa"/>
          </w:tcPr>
          <w:p w14:paraId="4FA3DC52" w14:textId="35236024" w:rsidR="001F1790" w:rsidRDefault="001F1790">
            <w:pPr>
              <w:pStyle w:val="TableParagraph"/>
              <w:spacing w:before="1"/>
              <w:ind w:left="112"/>
              <w:rPr>
                <w:spacing w:val="-5"/>
                <w:sz w:val="18"/>
              </w:rPr>
            </w:pPr>
            <w:r>
              <w:rPr>
                <w:spacing w:val="-5"/>
                <w:sz w:val="18"/>
              </w:rPr>
              <w:t>2.0</w:t>
            </w:r>
          </w:p>
        </w:tc>
        <w:tc>
          <w:tcPr>
            <w:tcW w:w="1886" w:type="dxa"/>
          </w:tcPr>
          <w:p w14:paraId="5C481FBC" w14:textId="3981B5EE" w:rsidR="001F1790" w:rsidRDefault="001F1790">
            <w:pPr>
              <w:pStyle w:val="TableParagraph"/>
              <w:spacing w:before="1"/>
              <w:ind w:left="108"/>
              <w:rPr>
                <w:spacing w:val="-2"/>
                <w:sz w:val="18"/>
              </w:rPr>
            </w:pPr>
            <w:r>
              <w:rPr>
                <w:spacing w:val="-2"/>
                <w:sz w:val="18"/>
              </w:rPr>
              <w:t>25- Sep-26</w:t>
            </w:r>
          </w:p>
        </w:tc>
        <w:tc>
          <w:tcPr>
            <w:tcW w:w="2073" w:type="dxa"/>
          </w:tcPr>
          <w:p w14:paraId="55F6695B" w14:textId="166C6635" w:rsidR="001F1790" w:rsidRDefault="001F1790">
            <w:pPr>
              <w:pStyle w:val="TableParagraph"/>
              <w:spacing w:before="1"/>
              <w:ind w:left="113"/>
              <w:rPr>
                <w:sz w:val="18"/>
              </w:rPr>
            </w:pPr>
            <w:r>
              <w:rPr>
                <w:sz w:val="18"/>
              </w:rPr>
              <w:t>Hagar Elhusseiny</w:t>
            </w:r>
          </w:p>
        </w:tc>
        <w:tc>
          <w:tcPr>
            <w:tcW w:w="2159" w:type="dxa"/>
          </w:tcPr>
          <w:p w14:paraId="69349DC6" w14:textId="77777777" w:rsidR="001F1790" w:rsidRDefault="001F1790">
            <w:pPr>
              <w:pStyle w:val="TableParagraph"/>
              <w:rPr>
                <w:rFonts w:ascii="Times New Roman"/>
                <w:sz w:val="18"/>
              </w:rPr>
            </w:pPr>
          </w:p>
        </w:tc>
        <w:tc>
          <w:tcPr>
            <w:tcW w:w="2428" w:type="dxa"/>
          </w:tcPr>
          <w:p w14:paraId="2295AD57" w14:textId="0339A24D" w:rsidR="001F1790" w:rsidRDefault="001F1790">
            <w:pPr>
              <w:pStyle w:val="TableParagraph"/>
              <w:spacing w:before="1"/>
              <w:ind w:left="110"/>
              <w:rPr>
                <w:sz w:val="18"/>
              </w:rPr>
            </w:pPr>
            <w:r>
              <w:rPr>
                <w:sz w:val="18"/>
              </w:rPr>
              <w:t>Customer comments</w:t>
            </w:r>
          </w:p>
        </w:tc>
      </w:tr>
      <w:tr w:rsidR="00786515" w14:paraId="63500735" w14:textId="77777777">
        <w:trPr>
          <w:trHeight w:val="292"/>
        </w:trPr>
        <w:tc>
          <w:tcPr>
            <w:tcW w:w="902" w:type="dxa"/>
          </w:tcPr>
          <w:p w14:paraId="7153E3AD" w14:textId="600CDE44" w:rsidR="00786515" w:rsidRDefault="00786515" w:rsidP="00786515">
            <w:pPr>
              <w:pStyle w:val="TableParagraph"/>
              <w:spacing w:before="1"/>
              <w:ind w:left="112"/>
              <w:rPr>
                <w:spacing w:val="-5"/>
                <w:sz w:val="18"/>
              </w:rPr>
            </w:pPr>
            <w:r>
              <w:rPr>
                <w:spacing w:val="-5"/>
                <w:sz w:val="18"/>
              </w:rPr>
              <w:t>3.0</w:t>
            </w:r>
          </w:p>
        </w:tc>
        <w:tc>
          <w:tcPr>
            <w:tcW w:w="1886" w:type="dxa"/>
          </w:tcPr>
          <w:p w14:paraId="3A525D88" w14:textId="7ED23C02" w:rsidR="00786515" w:rsidRDefault="00786515" w:rsidP="00786515">
            <w:pPr>
              <w:pStyle w:val="TableParagraph"/>
              <w:spacing w:before="1"/>
              <w:ind w:left="108"/>
              <w:rPr>
                <w:spacing w:val="-2"/>
                <w:sz w:val="18"/>
              </w:rPr>
            </w:pPr>
            <w:r>
              <w:rPr>
                <w:spacing w:val="-2"/>
                <w:sz w:val="18"/>
              </w:rPr>
              <w:t>1- Oct-26</w:t>
            </w:r>
          </w:p>
        </w:tc>
        <w:tc>
          <w:tcPr>
            <w:tcW w:w="2073" w:type="dxa"/>
          </w:tcPr>
          <w:p w14:paraId="04DB03A6" w14:textId="5AC788F9" w:rsidR="00786515" w:rsidRDefault="00786515" w:rsidP="00786515">
            <w:pPr>
              <w:pStyle w:val="TableParagraph"/>
              <w:spacing w:before="1"/>
              <w:ind w:left="113"/>
              <w:rPr>
                <w:sz w:val="18"/>
              </w:rPr>
            </w:pPr>
            <w:r>
              <w:rPr>
                <w:sz w:val="18"/>
              </w:rPr>
              <w:t>Hagar Elhusseiny</w:t>
            </w:r>
          </w:p>
        </w:tc>
        <w:tc>
          <w:tcPr>
            <w:tcW w:w="2159" w:type="dxa"/>
          </w:tcPr>
          <w:p w14:paraId="6127B797" w14:textId="77777777" w:rsidR="00786515" w:rsidRDefault="00786515" w:rsidP="00786515">
            <w:pPr>
              <w:pStyle w:val="TableParagraph"/>
              <w:rPr>
                <w:rFonts w:ascii="Times New Roman"/>
                <w:sz w:val="18"/>
              </w:rPr>
            </w:pPr>
          </w:p>
        </w:tc>
        <w:tc>
          <w:tcPr>
            <w:tcW w:w="2428" w:type="dxa"/>
          </w:tcPr>
          <w:p w14:paraId="4BBB1637" w14:textId="45AA1B29" w:rsidR="00786515" w:rsidRDefault="00786515" w:rsidP="00786515">
            <w:pPr>
              <w:pStyle w:val="TableParagraph"/>
              <w:spacing w:before="1"/>
              <w:ind w:left="110"/>
              <w:rPr>
                <w:sz w:val="18"/>
              </w:rPr>
            </w:pPr>
            <w:r>
              <w:rPr>
                <w:sz w:val="18"/>
              </w:rPr>
              <w:t>Comments addressed</w:t>
            </w:r>
          </w:p>
        </w:tc>
      </w:tr>
      <w:tr w:rsidR="000352F3" w14:paraId="4853AE2E" w14:textId="77777777">
        <w:trPr>
          <w:trHeight w:val="292"/>
        </w:trPr>
        <w:tc>
          <w:tcPr>
            <w:tcW w:w="902" w:type="dxa"/>
          </w:tcPr>
          <w:p w14:paraId="1F92481B" w14:textId="4C0FF483" w:rsidR="000352F3" w:rsidRDefault="000352F3" w:rsidP="000352F3">
            <w:pPr>
              <w:pStyle w:val="TableParagraph"/>
              <w:spacing w:before="1"/>
              <w:ind w:left="112"/>
              <w:rPr>
                <w:spacing w:val="-5"/>
                <w:sz w:val="18"/>
              </w:rPr>
            </w:pPr>
            <w:r>
              <w:rPr>
                <w:spacing w:val="-5"/>
                <w:sz w:val="18"/>
              </w:rPr>
              <w:t>4.0</w:t>
            </w:r>
          </w:p>
        </w:tc>
        <w:tc>
          <w:tcPr>
            <w:tcW w:w="1886" w:type="dxa"/>
          </w:tcPr>
          <w:p w14:paraId="49E4F6B8" w14:textId="55EA58B5" w:rsidR="000352F3" w:rsidRDefault="000352F3" w:rsidP="000352F3">
            <w:pPr>
              <w:pStyle w:val="TableParagraph"/>
              <w:spacing w:before="1"/>
              <w:ind w:left="108"/>
              <w:rPr>
                <w:spacing w:val="-2"/>
                <w:sz w:val="18"/>
              </w:rPr>
            </w:pPr>
            <w:r>
              <w:rPr>
                <w:spacing w:val="-2"/>
                <w:sz w:val="18"/>
              </w:rPr>
              <w:t>8- Oct-26</w:t>
            </w:r>
          </w:p>
        </w:tc>
        <w:tc>
          <w:tcPr>
            <w:tcW w:w="2073" w:type="dxa"/>
          </w:tcPr>
          <w:p w14:paraId="6FD9D28C" w14:textId="273F6075" w:rsidR="000352F3" w:rsidRDefault="000352F3" w:rsidP="000352F3">
            <w:pPr>
              <w:pStyle w:val="TableParagraph"/>
              <w:spacing w:before="1"/>
              <w:ind w:left="113"/>
              <w:rPr>
                <w:sz w:val="18"/>
              </w:rPr>
            </w:pPr>
            <w:r>
              <w:rPr>
                <w:sz w:val="18"/>
              </w:rPr>
              <w:t>Hagar Elhusseiny</w:t>
            </w:r>
          </w:p>
        </w:tc>
        <w:tc>
          <w:tcPr>
            <w:tcW w:w="2159" w:type="dxa"/>
          </w:tcPr>
          <w:p w14:paraId="126F3FAC" w14:textId="77777777" w:rsidR="000352F3" w:rsidRDefault="000352F3" w:rsidP="000352F3">
            <w:pPr>
              <w:pStyle w:val="TableParagraph"/>
              <w:rPr>
                <w:rFonts w:ascii="Times New Roman"/>
                <w:sz w:val="18"/>
              </w:rPr>
            </w:pPr>
          </w:p>
        </w:tc>
        <w:tc>
          <w:tcPr>
            <w:tcW w:w="2428" w:type="dxa"/>
          </w:tcPr>
          <w:p w14:paraId="50EA51DF" w14:textId="0FAF503D" w:rsidR="000352F3" w:rsidRDefault="00FD3561" w:rsidP="000352F3">
            <w:pPr>
              <w:pStyle w:val="TableParagraph"/>
              <w:spacing w:before="1"/>
              <w:ind w:left="110"/>
              <w:rPr>
                <w:sz w:val="18"/>
              </w:rPr>
            </w:pPr>
            <w:ins w:id="11" w:author="Joanne Gregson" w:date="2026-10-09T16:15:00Z" w16du:dateUtc="2026-10-09T15:15:00Z">
              <w:r>
                <w:rPr>
                  <w:sz w:val="18"/>
                </w:rPr>
                <w:t xml:space="preserve">Converted to </w:t>
              </w:r>
            </w:ins>
            <w:r w:rsidR="000352F3">
              <w:rPr>
                <w:sz w:val="18"/>
              </w:rPr>
              <w:t>Residency SOW</w:t>
            </w:r>
            <w:ins w:id="12" w:author="Joanne Gregson" w:date="2026-10-09T16:15:00Z" w16du:dateUtc="2026-10-09T15:15:00Z">
              <w:r>
                <w:rPr>
                  <w:sz w:val="18"/>
                </w:rPr>
                <w:t xml:space="preserve"> for GRC &amp; MRM</w:t>
              </w:r>
            </w:ins>
          </w:p>
        </w:tc>
      </w:tr>
    </w:tbl>
    <w:p w14:paraId="067F8848" w14:textId="77777777" w:rsidR="00DA51A5" w:rsidRPr="00FD3561" w:rsidRDefault="00DA51A5">
      <w:pPr>
        <w:pStyle w:val="TableParagraph"/>
        <w:rPr>
          <w:sz w:val="18"/>
        </w:rPr>
        <w:sectPr w:rsidR="00DA51A5" w:rsidRPr="00FD3561">
          <w:pgSz w:w="12240" w:h="15840"/>
          <w:pgMar w:top="1040" w:right="360" w:bottom="1500" w:left="1080" w:header="720" w:footer="1304" w:gutter="0"/>
          <w:cols w:space="720"/>
        </w:sectPr>
      </w:pPr>
    </w:p>
    <w:p w14:paraId="659BF956" w14:textId="77777777" w:rsidR="00DA51A5" w:rsidRDefault="00DA51A5">
      <w:pPr>
        <w:pStyle w:val="BodyText"/>
        <w:spacing w:before="59"/>
        <w:rPr>
          <w:sz w:val="28"/>
        </w:rPr>
      </w:pPr>
    </w:p>
    <w:p w14:paraId="2BB94783" w14:textId="77777777" w:rsidR="00DA51A5" w:rsidRDefault="00AB654C">
      <w:pPr>
        <w:spacing w:before="1"/>
        <w:ind w:left="360"/>
        <w:rPr>
          <w:sz w:val="28"/>
        </w:rPr>
      </w:pPr>
      <w:r>
        <w:rPr>
          <w:color w:val="002060"/>
          <w:sz w:val="28"/>
        </w:rPr>
        <w:t>Table</w:t>
      </w:r>
      <w:r>
        <w:rPr>
          <w:color w:val="002060"/>
          <w:spacing w:val="-21"/>
          <w:sz w:val="28"/>
        </w:rPr>
        <w:t xml:space="preserve"> </w:t>
      </w:r>
      <w:r>
        <w:rPr>
          <w:color w:val="002060"/>
          <w:sz w:val="28"/>
        </w:rPr>
        <w:t>of</w:t>
      </w:r>
      <w:r>
        <w:rPr>
          <w:color w:val="002060"/>
          <w:spacing w:val="-20"/>
          <w:sz w:val="28"/>
        </w:rPr>
        <w:t xml:space="preserve"> </w:t>
      </w:r>
      <w:r>
        <w:rPr>
          <w:color w:val="002060"/>
          <w:spacing w:val="-2"/>
          <w:sz w:val="28"/>
        </w:rPr>
        <w:t>Contents</w:t>
      </w:r>
    </w:p>
    <w:sdt>
      <w:sdtPr>
        <w:rPr>
          <w:rFonts w:ascii="Times New Roman" w:eastAsia="Times New Roman" w:hAnsi="Times New Roman" w:cs="Times New Roman"/>
          <w:sz w:val="22"/>
          <w:szCs w:val="22"/>
        </w:rPr>
        <w:id w:val="-593082201"/>
        <w:docPartObj>
          <w:docPartGallery w:val="Table of Contents"/>
          <w:docPartUnique/>
        </w:docPartObj>
      </w:sdtPr>
      <w:sdtEndPr>
        <w:rPr>
          <w:sz w:val="24"/>
          <w:szCs w:val="24"/>
        </w:rPr>
      </w:sdtEndPr>
      <w:sdtContent>
        <w:p w14:paraId="102232F2" w14:textId="1AD6900A" w:rsidR="00BA3AB3" w:rsidRDefault="00AB654C" w:rsidP="00BA3AB3">
          <w:pPr>
            <w:pStyle w:val="TOC1"/>
            <w:tabs>
              <w:tab w:val="right" w:leader="dot" w:pos="10065"/>
            </w:tabs>
            <w:ind w:right="735"/>
            <w:rPr>
              <w:rFonts w:asciiTheme="minorHAnsi" w:eastAsiaTheme="minorEastAsia" w:hAnsiTheme="minorHAnsi" w:cstheme="minorBidi"/>
              <w:noProof/>
              <w:kern w:val="2"/>
              <w:sz w:val="24"/>
              <w:szCs w:val="24"/>
              <w14:ligatures w14:val="standardContextual"/>
            </w:rPr>
          </w:pPr>
          <w:r>
            <w:fldChar w:fldCharType="begin"/>
          </w:r>
          <w:r>
            <w:instrText xml:space="preserve">TOC \o "1-3" \h \z \u </w:instrText>
          </w:r>
          <w:r>
            <w:fldChar w:fldCharType="separate"/>
          </w:r>
          <w:hyperlink w:anchor="_Toc242398777" w:history="1">
            <w:r w:rsidR="00BA3AB3" w:rsidRPr="00A309E9">
              <w:rPr>
                <w:rStyle w:val="Hyperlink"/>
                <w:noProof/>
              </w:rPr>
              <w:t>ENGAGEMENT OVERVIEW</w:t>
            </w:r>
            <w:r w:rsidR="00BA3AB3">
              <w:rPr>
                <w:noProof/>
                <w:webHidden/>
              </w:rPr>
              <w:tab/>
            </w:r>
            <w:r w:rsidR="00BA3AB3">
              <w:rPr>
                <w:noProof/>
                <w:webHidden/>
              </w:rPr>
              <w:fldChar w:fldCharType="begin"/>
            </w:r>
            <w:r w:rsidR="00BA3AB3">
              <w:rPr>
                <w:noProof/>
                <w:webHidden/>
              </w:rPr>
              <w:instrText xml:space="preserve"> PAGEREF _Toc242398777 \h </w:instrText>
            </w:r>
            <w:r w:rsidR="00BA3AB3">
              <w:rPr>
                <w:noProof/>
                <w:webHidden/>
              </w:rPr>
            </w:r>
            <w:r w:rsidR="00BA3AB3">
              <w:rPr>
                <w:noProof/>
                <w:webHidden/>
              </w:rPr>
              <w:fldChar w:fldCharType="separate"/>
            </w:r>
            <w:r w:rsidR="00BA3AB3">
              <w:rPr>
                <w:noProof/>
                <w:webHidden/>
              </w:rPr>
              <w:t>6</w:t>
            </w:r>
            <w:r w:rsidR="00BA3AB3">
              <w:rPr>
                <w:noProof/>
                <w:webHidden/>
              </w:rPr>
              <w:fldChar w:fldCharType="end"/>
            </w:r>
          </w:hyperlink>
        </w:p>
        <w:p w14:paraId="0B09199A" w14:textId="77308838" w:rsidR="00BA3AB3" w:rsidRDefault="00BA3AB3" w:rsidP="00BA3AB3">
          <w:pPr>
            <w:pStyle w:val="TOC2"/>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778" w:history="1">
            <w:r w:rsidRPr="00A309E9">
              <w:rPr>
                <w:rStyle w:val="Hyperlink"/>
                <w:noProof/>
              </w:rPr>
              <w:t>Service</w:t>
            </w:r>
            <w:r w:rsidRPr="00A309E9">
              <w:rPr>
                <w:rStyle w:val="Hyperlink"/>
                <w:noProof/>
                <w:spacing w:val="-8"/>
              </w:rPr>
              <w:t xml:space="preserve"> </w:t>
            </w:r>
            <w:r w:rsidRPr="00A309E9">
              <w:rPr>
                <w:rStyle w:val="Hyperlink"/>
                <w:noProof/>
                <w:spacing w:val="-2"/>
              </w:rPr>
              <w:t>Description</w:t>
            </w:r>
            <w:r>
              <w:rPr>
                <w:noProof/>
                <w:webHidden/>
              </w:rPr>
              <w:tab/>
            </w:r>
            <w:r>
              <w:rPr>
                <w:noProof/>
                <w:webHidden/>
              </w:rPr>
              <w:fldChar w:fldCharType="begin"/>
            </w:r>
            <w:r>
              <w:rPr>
                <w:noProof/>
                <w:webHidden/>
              </w:rPr>
              <w:instrText xml:space="preserve"> PAGEREF _Toc242398778 \h </w:instrText>
            </w:r>
            <w:r>
              <w:rPr>
                <w:noProof/>
                <w:webHidden/>
              </w:rPr>
            </w:r>
            <w:r>
              <w:rPr>
                <w:noProof/>
                <w:webHidden/>
              </w:rPr>
              <w:fldChar w:fldCharType="separate"/>
            </w:r>
            <w:r>
              <w:rPr>
                <w:noProof/>
                <w:webHidden/>
              </w:rPr>
              <w:t>6</w:t>
            </w:r>
            <w:r>
              <w:rPr>
                <w:noProof/>
                <w:webHidden/>
              </w:rPr>
              <w:fldChar w:fldCharType="end"/>
            </w:r>
          </w:hyperlink>
        </w:p>
        <w:p w14:paraId="7727D872" w14:textId="7D7EC86B" w:rsidR="00BA3AB3" w:rsidRDefault="00BA3AB3" w:rsidP="00BA3AB3">
          <w:pPr>
            <w:pStyle w:val="TOC2"/>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779" w:history="1">
            <w:r w:rsidRPr="00A309E9">
              <w:rPr>
                <w:rStyle w:val="Hyperlink"/>
                <w:noProof/>
              </w:rPr>
              <w:t>Archer Residency Consulting Profile Details</w:t>
            </w:r>
            <w:r>
              <w:rPr>
                <w:noProof/>
                <w:webHidden/>
              </w:rPr>
              <w:tab/>
            </w:r>
            <w:r>
              <w:rPr>
                <w:noProof/>
                <w:webHidden/>
              </w:rPr>
              <w:fldChar w:fldCharType="begin"/>
            </w:r>
            <w:r>
              <w:rPr>
                <w:noProof/>
                <w:webHidden/>
              </w:rPr>
              <w:instrText xml:space="preserve"> PAGEREF _Toc242398779 \h </w:instrText>
            </w:r>
            <w:r>
              <w:rPr>
                <w:noProof/>
                <w:webHidden/>
              </w:rPr>
            </w:r>
            <w:r>
              <w:rPr>
                <w:noProof/>
                <w:webHidden/>
              </w:rPr>
              <w:fldChar w:fldCharType="separate"/>
            </w:r>
            <w:r>
              <w:rPr>
                <w:noProof/>
                <w:webHidden/>
              </w:rPr>
              <w:t>6</w:t>
            </w:r>
            <w:r>
              <w:rPr>
                <w:noProof/>
                <w:webHidden/>
              </w:rPr>
              <w:fldChar w:fldCharType="end"/>
            </w:r>
          </w:hyperlink>
        </w:p>
        <w:p w14:paraId="4EA793C3" w14:textId="1BD1F259" w:rsidR="00BA3AB3" w:rsidRDefault="00BA3AB3" w:rsidP="00BA3AB3">
          <w:pPr>
            <w:pStyle w:val="TOC2"/>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780" w:history="1">
            <w:r w:rsidRPr="00A309E9">
              <w:rPr>
                <w:rStyle w:val="Hyperlink"/>
                <w:noProof/>
              </w:rPr>
              <w:t>Archer</w:t>
            </w:r>
            <w:r w:rsidRPr="00A309E9">
              <w:rPr>
                <w:rStyle w:val="Hyperlink"/>
                <w:noProof/>
                <w:spacing w:val="-13"/>
              </w:rPr>
              <w:t xml:space="preserve"> </w:t>
            </w:r>
            <w:r w:rsidRPr="00A309E9">
              <w:rPr>
                <w:rStyle w:val="Hyperlink"/>
                <w:noProof/>
              </w:rPr>
              <w:t>Implementation</w:t>
            </w:r>
            <w:r w:rsidRPr="00A309E9">
              <w:rPr>
                <w:rStyle w:val="Hyperlink"/>
                <w:noProof/>
                <w:spacing w:val="-11"/>
              </w:rPr>
              <w:t xml:space="preserve"> </w:t>
            </w:r>
            <w:r w:rsidRPr="00A309E9">
              <w:rPr>
                <w:rStyle w:val="Hyperlink"/>
                <w:noProof/>
                <w:spacing w:val="-2"/>
              </w:rPr>
              <w:t>Methodology</w:t>
            </w:r>
            <w:r>
              <w:rPr>
                <w:noProof/>
                <w:webHidden/>
              </w:rPr>
              <w:tab/>
            </w:r>
            <w:r>
              <w:rPr>
                <w:noProof/>
                <w:webHidden/>
              </w:rPr>
              <w:fldChar w:fldCharType="begin"/>
            </w:r>
            <w:r>
              <w:rPr>
                <w:noProof/>
                <w:webHidden/>
              </w:rPr>
              <w:instrText xml:space="preserve"> PAGEREF _Toc242398780 \h </w:instrText>
            </w:r>
            <w:r>
              <w:rPr>
                <w:noProof/>
                <w:webHidden/>
              </w:rPr>
            </w:r>
            <w:r>
              <w:rPr>
                <w:noProof/>
                <w:webHidden/>
              </w:rPr>
              <w:fldChar w:fldCharType="separate"/>
            </w:r>
            <w:r>
              <w:rPr>
                <w:noProof/>
                <w:webHidden/>
              </w:rPr>
              <w:t>7</w:t>
            </w:r>
            <w:r>
              <w:rPr>
                <w:noProof/>
                <w:webHidden/>
              </w:rPr>
              <w:fldChar w:fldCharType="end"/>
            </w:r>
          </w:hyperlink>
        </w:p>
        <w:p w14:paraId="0DDC6D8B" w14:textId="37C2AF00" w:rsidR="00BA3AB3" w:rsidRDefault="00BA3AB3" w:rsidP="00BA3AB3">
          <w:pPr>
            <w:pStyle w:val="TOC2"/>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781" w:history="1">
            <w:r w:rsidRPr="00A309E9">
              <w:rPr>
                <w:rStyle w:val="Hyperlink"/>
                <w:noProof/>
              </w:rPr>
              <w:t>Releases</w:t>
            </w:r>
            <w:r w:rsidRPr="00A309E9">
              <w:rPr>
                <w:rStyle w:val="Hyperlink"/>
                <w:noProof/>
                <w:spacing w:val="-8"/>
              </w:rPr>
              <w:t xml:space="preserve"> </w:t>
            </w:r>
            <w:r w:rsidRPr="00A309E9">
              <w:rPr>
                <w:rStyle w:val="Hyperlink"/>
                <w:noProof/>
              </w:rPr>
              <w:t>and</w:t>
            </w:r>
            <w:r w:rsidRPr="00A309E9">
              <w:rPr>
                <w:rStyle w:val="Hyperlink"/>
                <w:noProof/>
                <w:spacing w:val="-7"/>
              </w:rPr>
              <w:t xml:space="preserve"> </w:t>
            </w:r>
            <w:r w:rsidRPr="00A309E9">
              <w:rPr>
                <w:rStyle w:val="Hyperlink"/>
                <w:noProof/>
              </w:rPr>
              <w:t>Iteration</w:t>
            </w:r>
            <w:r w:rsidRPr="00A309E9">
              <w:rPr>
                <w:rStyle w:val="Hyperlink"/>
                <w:noProof/>
                <w:spacing w:val="-7"/>
              </w:rPr>
              <w:t xml:space="preserve"> </w:t>
            </w:r>
            <w:r w:rsidRPr="00A309E9">
              <w:rPr>
                <w:rStyle w:val="Hyperlink"/>
                <w:noProof/>
                <w:spacing w:val="-2"/>
              </w:rPr>
              <w:t>Schedule</w:t>
            </w:r>
            <w:r>
              <w:rPr>
                <w:noProof/>
                <w:webHidden/>
              </w:rPr>
              <w:tab/>
            </w:r>
            <w:r>
              <w:rPr>
                <w:noProof/>
                <w:webHidden/>
              </w:rPr>
              <w:fldChar w:fldCharType="begin"/>
            </w:r>
            <w:r>
              <w:rPr>
                <w:noProof/>
                <w:webHidden/>
              </w:rPr>
              <w:instrText xml:space="preserve"> PAGEREF _Toc242398781 \h </w:instrText>
            </w:r>
            <w:r>
              <w:rPr>
                <w:noProof/>
                <w:webHidden/>
              </w:rPr>
            </w:r>
            <w:r>
              <w:rPr>
                <w:noProof/>
                <w:webHidden/>
              </w:rPr>
              <w:fldChar w:fldCharType="separate"/>
            </w:r>
            <w:r>
              <w:rPr>
                <w:noProof/>
                <w:webHidden/>
              </w:rPr>
              <w:t>7</w:t>
            </w:r>
            <w:r>
              <w:rPr>
                <w:noProof/>
                <w:webHidden/>
              </w:rPr>
              <w:fldChar w:fldCharType="end"/>
            </w:r>
          </w:hyperlink>
        </w:p>
        <w:p w14:paraId="5C632ED5" w14:textId="6902BDF6" w:rsidR="00BA3AB3" w:rsidRDefault="00BA3AB3" w:rsidP="00BA3AB3">
          <w:pPr>
            <w:pStyle w:val="TOC3"/>
            <w:tabs>
              <w:tab w:val="right" w:leader="dot" w:pos="10065"/>
            </w:tabs>
            <w:ind w:right="735"/>
            <w:rPr>
              <w:rFonts w:asciiTheme="minorHAnsi" w:eastAsiaTheme="minorEastAsia" w:hAnsiTheme="minorHAnsi" w:cstheme="minorBidi"/>
              <w:i w:val="0"/>
              <w:iCs w:val="0"/>
              <w:noProof/>
              <w:kern w:val="2"/>
              <w:sz w:val="24"/>
              <w:szCs w:val="24"/>
              <w14:ligatures w14:val="standardContextual"/>
            </w:rPr>
          </w:pPr>
          <w:hyperlink w:anchor="_Toc242398782" w:history="1">
            <w:r w:rsidRPr="00A309E9">
              <w:rPr>
                <w:rStyle w:val="Hyperlink"/>
                <w:noProof/>
              </w:rPr>
              <w:t>Release</w:t>
            </w:r>
            <w:r w:rsidRPr="00A309E9">
              <w:rPr>
                <w:rStyle w:val="Hyperlink"/>
                <w:noProof/>
                <w:spacing w:val="-11"/>
              </w:rPr>
              <w:t xml:space="preserve"> </w:t>
            </w:r>
            <w:r w:rsidRPr="00A309E9">
              <w:rPr>
                <w:rStyle w:val="Hyperlink"/>
                <w:noProof/>
                <w:spacing w:val="-2"/>
              </w:rPr>
              <w:t>Planning</w:t>
            </w:r>
            <w:r>
              <w:rPr>
                <w:noProof/>
                <w:webHidden/>
              </w:rPr>
              <w:tab/>
            </w:r>
            <w:r>
              <w:rPr>
                <w:noProof/>
                <w:webHidden/>
              </w:rPr>
              <w:fldChar w:fldCharType="begin"/>
            </w:r>
            <w:r>
              <w:rPr>
                <w:noProof/>
                <w:webHidden/>
              </w:rPr>
              <w:instrText xml:space="preserve"> PAGEREF _Toc242398782 \h </w:instrText>
            </w:r>
            <w:r>
              <w:rPr>
                <w:noProof/>
                <w:webHidden/>
              </w:rPr>
            </w:r>
            <w:r>
              <w:rPr>
                <w:noProof/>
                <w:webHidden/>
              </w:rPr>
              <w:fldChar w:fldCharType="separate"/>
            </w:r>
            <w:r>
              <w:rPr>
                <w:noProof/>
                <w:webHidden/>
              </w:rPr>
              <w:t>7</w:t>
            </w:r>
            <w:r>
              <w:rPr>
                <w:noProof/>
                <w:webHidden/>
              </w:rPr>
              <w:fldChar w:fldCharType="end"/>
            </w:r>
          </w:hyperlink>
        </w:p>
        <w:p w14:paraId="64088A34" w14:textId="596DBDE1" w:rsidR="00BA3AB3" w:rsidRDefault="00BA3AB3" w:rsidP="00BA3AB3">
          <w:pPr>
            <w:pStyle w:val="TOC3"/>
            <w:tabs>
              <w:tab w:val="right" w:leader="dot" w:pos="10065"/>
            </w:tabs>
            <w:ind w:right="735"/>
            <w:rPr>
              <w:rFonts w:asciiTheme="minorHAnsi" w:eastAsiaTheme="minorEastAsia" w:hAnsiTheme="minorHAnsi" w:cstheme="minorBidi"/>
              <w:i w:val="0"/>
              <w:iCs w:val="0"/>
              <w:noProof/>
              <w:kern w:val="2"/>
              <w:sz w:val="24"/>
              <w:szCs w:val="24"/>
              <w14:ligatures w14:val="standardContextual"/>
            </w:rPr>
          </w:pPr>
          <w:hyperlink w:anchor="_Toc242398783" w:history="1">
            <w:r w:rsidRPr="00A309E9">
              <w:rPr>
                <w:rStyle w:val="Hyperlink"/>
                <w:noProof/>
              </w:rPr>
              <w:t>Indicative Iteration Planning</w:t>
            </w:r>
            <w:r>
              <w:rPr>
                <w:noProof/>
                <w:webHidden/>
              </w:rPr>
              <w:tab/>
            </w:r>
            <w:r>
              <w:rPr>
                <w:noProof/>
                <w:webHidden/>
              </w:rPr>
              <w:fldChar w:fldCharType="begin"/>
            </w:r>
            <w:r>
              <w:rPr>
                <w:noProof/>
                <w:webHidden/>
              </w:rPr>
              <w:instrText xml:space="preserve"> PAGEREF _Toc242398783 \h </w:instrText>
            </w:r>
            <w:r>
              <w:rPr>
                <w:noProof/>
                <w:webHidden/>
              </w:rPr>
            </w:r>
            <w:r>
              <w:rPr>
                <w:noProof/>
                <w:webHidden/>
              </w:rPr>
              <w:fldChar w:fldCharType="separate"/>
            </w:r>
            <w:r>
              <w:rPr>
                <w:noProof/>
                <w:webHidden/>
              </w:rPr>
              <w:t>8</w:t>
            </w:r>
            <w:r>
              <w:rPr>
                <w:noProof/>
                <w:webHidden/>
              </w:rPr>
              <w:fldChar w:fldCharType="end"/>
            </w:r>
          </w:hyperlink>
        </w:p>
        <w:p w14:paraId="36AACB27" w14:textId="27DDBC8C" w:rsidR="00BA3AB3" w:rsidRDefault="00BA3AB3" w:rsidP="00BA3AB3">
          <w:pPr>
            <w:pStyle w:val="TOC3"/>
            <w:tabs>
              <w:tab w:val="right" w:leader="dot" w:pos="10065"/>
            </w:tabs>
            <w:ind w:right="735"/>
            <w:rPr>
              <w:rFonts w:asciiTheme="minorHAnsi" w:eastAsiaTheme="minorEastAsia" w:hAnsiTheme="minorHAnsi" w:cstheme="minorBidi"/>
              <w:i w:val="0"/>
              <w:iCs w:val="0"/>
              <w:noProof/>
              <w:kern w:val="2"/>
              <w:sz w:val="24"/>
              <w:szCs w:val="24"/>
              <w14:ligatures w14:val="standardContextual"/>
            </w:rPr>
          </w:pPr>
          <w:hyperlink w:anchor="_Toc242398784" w:history="1">
            <w:r w:rsidRPr="00A309E9">
              <w:rPr>
                <w:rStyle w:val="Hyperlink"/>
                <w:noProof/>
              </w:rPr>
              <w:t>Completion</w:t>
            </w:r>
            <w:r w:rsidRPr="00A309E9">
              <w:rPr>
                <w:rStyle w:val="Hyperlink"/>
                <w:noProof/>
                <w:spacing w:val="-9"/>
              </w:rPr>
              <w:t xml:space="preserve"> </w:t>
            </w:r>
            <w:r w:rsidRPr="00A309E9">
              <w:rPr>
                <w:rStyle w:val="Hyperlink"/>
                <w:noProof/>
              </w:rPr>
              <w:t>and</w:t>
            </w:r>
            <w:r w:rsidRPr="00A309E9">
              <w:rPr>
                <w:rStyle w:val="Hyperlink"/>
                <w:noProof/>
                <w:spacing w:val="-9"/>
              </w:rPr>
              <w:t xml:space="preserve"> </w:t>
            </w:r>
            <w:r w:rsidRPr="00A309E9">
              <w:rPr>
                <w:rStyle w:val="Hyperlink"/>
                <w:noProof/>
              </w:rPr>
              <w:t>Adjustment</w:t>
            </w:r>
            <w:r w:rsidRPr="00A309E9">
              <w:rPr>
                <w:rStyle w:val="Hyperlink"/>
                <w:noProof/>
                <w:spacing w:val="-8"/>
              </w:rPr>
              <w:t xml:space="preserve"> </w:t>
            </w:r>
            <w:r w:rsidRPr="00A309E9">
              <w:rPr>
                <w:rStyle w:val="Hyperlink"/>
                <w:noProof/>
              </w:rPr>
              <w:t>of</w:t>
            </w:r>
            <w:r w:rsidRPr="00A309E9">
              <w:rPr>
                <w:rStyle w:val="Hyperlink"/>
                <w:noProof/>
                <w:spacing w:val="-9"/>
              </w:rPr>
              <w:t xml:space="preserve"> </w:t>
            </w:r>
            <w:r w:rsidRPr="00A309E9">
              <w:rPr>
                <w:rStyle w:val="Hyperlink"/>
                <w:noProof/>
              </w:rPr>
              <w:t>User</w:t>
            </w:r>
            <w:r w:rsidRPr="00A309E9">
              <w:rPr>
                <w:rStyle w:val="Hyperlink"/>
                <w:noProof/>
                <w:spacing w:val="-9"/>
              </w:rPr>
              <w:t xml:space="preserve"> </w:t>
            </w:r>
            <w:r w:rsidRPr="00A309E9">
              <w:rPr>
                <w:rStyle w:val="Hyperlink"/>
                <w:noProof/>
                <w:spacing w:val="-2"/>
              </w:rPr>
              <w:t>Stories</w:t>
            </w:r>
            <w:r>
              <w:rPr>
                <w:noProof/>
                <w:webHidden/>
              </w:rPr>
              <w:tab/>
            </w:r>
            <w:r>
              <w:rPr>
                <w:noProof/>
                <w:webHidden/>
              </w:rPr>
              <w:fldChar w:fldCharType="begin"/>
            </w:r>
            <w:r>
              <w:rPr>
                <w:noProof/>
                <w:webHidden/>
              </w:rPr>
              <w:instrText xml:space="preserve"> PAGEREF _Toc242398784 \h </w:instrText>
            </w:r>
            <w:r>
              <w:rPr>
                <w:noProof/>
                <w:webHidden/>
              </w:rPr>
            </w:r>
            <w:r>
              <w:rPr>
                <w:noProof/>
                <w:webHidden/>
              </w:rPr>
              <w:fldChar w:fldCharType="separate"/>
            </w:r>
            <w:r>
              <w:rPr>
                <w:noProof/>
                <w:webHidden/>
              </w:rPr>
              <w:t>9</w:t>
            </w:r>
            <w:r>
              <w:rPr>
                <w:noProof/>
                <w:webHidden/>
              </w:rPr>
              <w:fldChar w:fldCharType="end"/>
            </w:r>
          </w:hyperlink>
        </w:p>
        <w:p w14:paraId="51405DF9" w14:textId="3B5C236C" w:rsidR="00BA3AB3" w:rsidRDefault="00BA3AB3" w:rsidP="00BA3AB3">
          <w:pPr>
            <w:pStyle w:val="TOC2"/>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785" w:history="1">
            <w:r w:rsidRPr="00A309E9">
              <w:rPr>
                <w:rStyle w:val="Hyperlink"/>
                <w:noProof/>
                <w:spacing w:val="-2"/>
              </w:rPr>
              <w:t>Summary</w:t>
            </w:r>
            <w:r>
              <w:rPr>
                <w:noProof/>
                <w:webHidden/>
              </w:rPr>
              <w:tab/>
            </w:r>
            <w:r>
              <w:rPr>
                <w:noProof/>
                <w:webHidden/>
              </w:rPr>
              <w:fldChar w:fldCharType="begin"/>
            </w:r>
            <w:r>
              <w:rPr>
                <w:noProof/>
                <w:webHidden/>
              </w:rPr>
              <w:instrText xml:space="preserve"> PAGEREF _Toc242398785 \h </w:instrText>
            </w:r>
            <w:r>
              <w:rPr>
                <w:noProof/>
                <w:webHidden/>
              </w:rPr>
            </w:r>
            <w:r>
              <w:rPr>
                <w:noProof/>
                <w:webHidden/>
              </w:rPr>
              <w:fldChar w:fldCharType="separate"/>
            </w:r>
            <w:r>
              <w:rPr>
                <w:noProof/>
                <w:webHidden/>
              </w:rPr>
              <w:t>10</w:t>
            </w:r>
            <w:r>
              <w:rPr>
                <w:noProof/>
                <w:webHidden/>
              </w:rPr>
              <w:fldChar w:fldCharType="end"/>
            </w:r>
          </w:hyperlink>
        </w:p>
        <w:p w14:paraId="2D620C40" w14:textId="02A1D039" w:rsidR="00BA3AB3" w:rsidRDefault="00BA3AB3" w:rsidP="00BA3AB3">
          <w:pPr>
            <w:pStyle w:val="TOC2"/>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786" w:history="1">
            <w:r w:rsidRPr="00A309E9">
              <w:rPr>
                <w:rStyle w:val="Hyperlink"/>
                <w:noProof/>
              </w:rPr>
              <w:t>Project</w:t>
            </w:r>
            <w:r w:rsidRPr="00A309E9">
              <w:rPr>
                <w:rStyle w:val="Hyperlink"/>
                <w:noProof/>
                <w:spacing w:val="-9"/>
              </w:rPr>
              <w:t xml:space="preserve"> </w:t>
            </w:r>
            <w:r w:rsidRPr="00A309E9">
              <w:rPr>
                <w:rStyle w:val="Hyperlink"/>
                <w:noProof/>
                <w:spacing w:val="-2"/>
              </w:rPr>
              <w:t>phasing</w:t>
            </w:r>
            <w:r>
              <w:rPr>
                <w:noProof/>
                <w:webHidden/>
              </w:rPr>
              <w:tab/>
            </w:r>
            <w:r>
              <w:rPr>
                <w:noProof/>
                <w:webHidden/>
              </w:rPr>
              <w:fldChar w:fldCharType="begin"/>
            </w:r>
            <w:r>
              <w:rPr>
                <w:noProof/>
                <w:webHidden/>
              </w:rPr>
              <w:instrText xml:space="preserve"> PAGEREF _Toc242398786 \h </w:instrText>
            </w:r>
            <w:r>
              <w:rPr>
                <w:noProof/>
                <w:webHidden/>
              </w:rPr>
            </w:r>
            <w:r>
              <w:rPr>
                <w:noProof/>
                <w:webHidden/>
              </w:rPr>
              <w:fldChar w:fldCharType="separate"/>
            </w:r>
            <w:r>
              <w:rPr>
                <w:noProof/>
                <w:webHidden/>
              </w:rPr>
              <w:t>12</w:t>
            </w:r>
            <w:r>
              <w:rPr>
                <w:noProof/>
                <w:webHidden/>
              </w:rPr>
              <w:fldChar w:fldCharType="end"/>
            </w:r>
          </w:hyperlink>
        </w:p>
        <w:p w14:paraId="257CB138" w14:textId="504B365E" w:rsidR="00BA3AB3" w:rsidRDefault="00BA3AB3" w:rsidP="00BA3AB3">
          <w:pPr>
            <w:pStyle w:val="TOC2"/>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787" w:history="1">
            <w:r w:rsidRPr="00A309E9">
              <w:rPr>
                <w:rStyle w:val="Hyperlink"/>
                <w:noProof/>
              </w:rPr>
              <w:t>Project</w:t>
            </w:r>
            <w:r w:rsidRPr="00A309E9">
              <w:rPr>
                <w:rStyle w:val="Hyperlink"/>
                <w:noProof/>
                <w:spacing w:val="-9"/>
              </w:rPr>
              <w:t xml:space="preserve"> </w:t>
            </w:r>
            <w:r w:rsidRPr="00A309E9">
              <w:rPr>
                <w:rStyle w:val="Hyperlink"/>
                <w:noProof/>
                <w:spacing w:val="-4"/>
              </w:rPr>
              <w:t>plan</w:t>
            </w:r>
            <w:r>
              <w:rPr>
                <w:noProof/>
                <w:webHidden/>
              </w:rPr>
              <w:tab/>
            </w:r>
            <w:r>
              <w:rPr>
                <w:noProof/>
                <w:webHidden/>
              </w:rPr>
              <w:fldChar w:fldCharType="begin"/>
            </w:r>
            <w:r>
              <w:rPr>
                <w:noProof/>
                <w:webHidden/>
              </w:rPr>
              <w:instrText xml:space="preserve"> PAGEREF _Toc242398787 \h </w:instrText>
            </w:r>
            <w:r>
              <w:rPr>
                <w:noProof/>
                <w:webHidden/>
              </w:rPr>
            </w:r>
            <w:r>
              <w:rPr>
                <w:noProof/>
                <w:webHidden/>
              </w:rPr>
              <w:fldChar w:fldCharType="separate"/>
            </w:r>
            <w:r>
              <w:rPr>
                <w:noProof/>
                <w:webHidden/>
              </w:rPr>
              <w:t>13</w:t>
            </w:r>
            <w:r>
              <w:rPr>
                <w:noProof/>
                <w:webHidden/>
              </w:rPr>
              <w:fldChar w:fldCharType="end"/>
            </w:r>
          </w:hyperlink>
        </w:p>
        <w:p w14:paraId="3BA76D23" w14:textId="52CDAD23" w:rsidR="00BA3AB3" w:rsidRDefault="00BA3AB3" w:rsidP="00BA3AB3">
          <w:pPr>
            <w:pStyle w:val="TOC2"/>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788" w:history="1">
            <w:r w:rsidRPr="00A309E9">
              <w:rPr>
                <w:rStyle w:val="Hyperlink"/>
                <w:noProof/>
              </w:rPr>
              <w:t>Year 2 Transition and Continuous Improvement</w:t>
            </w:r>
            <w:r>
              <w:rPr>
                <w:noProof/>
                <w:webHidden/>
              </w:rPr>
              <w:tab/>
            </w:r>
            <w:r>
              <w:rPr>
                <w:noProof/>
                <w:webHidden/>
              </w:rPr>
              <w:fldChar w:fldCharType="begin"/>
            </w:r>
            <w:r>
              <w:rPr>
                <w:noProof/>
                <w:webHidden/>
              </w:rPr>
              <w:instrText xml:space="preserve"> PAGEREF _Toc242398788 \h </w:instrText>
            </w:r>
            <w:r>
              <w:rPr>
                <w:noProof/>
                <w:webHidden/>
              </w:rPr>
            </w:r>
            <w:r>
              <w:rPr>
                <w:noProof/>
                <w:webHidden/>
              </w:rPr>
              <w:fldChar w:fldCharType="separate"/>
            </w:r>
            <w:r>
              <w:rPr>
                <w:noProof/>
                <w:webHidden/>
              </w:rPr>
              <w:t>14</w:t>
            </w:r>
            <w:r>
              <w:rPr>
                <w:noProof/>
                <w:webHidden/>
              </w:rPr>
              <w:fldChar w:fldCharType="end"/>
            </w:r>
          </w:hyperlink>
        </w:p>
        <w:p w14:paraId="2112AF9C" w14:textId="10C81742" w:rsidR="00BA3AB3" w:rsidRDefault="00BA3AB3" w:rsidP="00BA3AB3">
          <w:pPr>
            <w:pStyle w:val="TOC1"/>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789" w:history="1">
            <w:r w:rsidRPr="00A309E9">
              <w:rPr>
                <w:rStyle w:val="Hyperlink"/>
                <w:noProof/>
              </w:rPr>
              <w:t>PROJECT</w:t>
            </w:r>
            <w:r w:rsidRPr="00A309E9">
              <w:rPr>
                <w:rStyle w:val="Hyperlink"/>
                <w:noProof/>
                <w:spacing w:val="-9"/>
              </w:rPr>
              <w:t xml:space="preserve"> </w:t>
            </w:r>
            <w:r w:rsidRPr="00A309E9">
              <w:rPr>
                <w:rStyle w:val="Hyperlink"/>
                <w:noProof/>
                <w:spacing w:val="-2"/>
              </w:rPr>
              <w:t>TASKS</w:t>
            </w:r>
            <w:r>
              <w:rPr>
                <w:noProof/>
                <w:webHidden/>
              </w:rPr>
              <w:tab/>
            </w:r>
            <w:r>
              <w:rPr>
                <w:noProof/>
                <w:webHidden/>
              </w:rPr>
              <w:fldChar w:fldCharType="begin"/>
            </w:r>
            <w:r>
              <w:rPr>
                <w:noProof/>
                <w:webHidden/>
              </w:rPr>
              <w:instrText xml:space="preserve"> PAGEREF _Toc242398789 \h </w:instrText>
            </w:r>
            <w:r>
              <w:rPr>
                <w:noProof/>
                <w:webHidden/>
              </w:rPr>
            </w:r>
            <w:r>
              <w:rPr>
                <w:noProof/>
                <w:webHidden/>
              </w:rPr>
              <w:fldChar w:fldCharType="separate"/>
            </w:r>
            <w:r>
              <w:rPr>
                <w:noProof/>
                <w:webHidden/>
              </w:rPr>
              <w:t>15</w:t>
            </w:r>
            <w:r>
              <w:rPr>
                <w:noProof/>
                <w:webHidden/>
              </w:rPr>
              <w:fldChar w:fldCharType="end"/>
            </w:r>
          </w:hyperlink>
        </w:p>
        <w:p w14:paraId="64E7A99E" w14:textId="5EDA3AE5" w:rsidR="00BA3AB3" w:rsidRDefault="00BA3AB3" w:rsidP="00BA3AB3">
          <w:pPr>
            <w:pStyle w:val="TOC3"/>
            <w:tabs>
              <w:tab w:val="right" w:leader="dot" w:pos="10065"/>
            </w:tabs>
            <w:ind w:right="735"/>
            <w:rPr>
              <w:rFonts w:asciiTheme="minorHAnsi" w:eastAsiaTheme="minorEastAsia" w:hAnsiTheme="minorHAnsi" w:cstheme="minorBidi"/>
              <w:i w:val="0"/>
              <w:iCs w:val="0"/>
              <w:noProof/>
              <w:kern w:val="2"/>
              <w:sz w:val="24"/>
              <w:szCs w:val="24"/>
              <w14:ligatures w14:val="standardContextual"/>
            </w:rPr>
          </w:pPr>
          <w:hyperlink w:anchor="_Toc242398790" w:history="1">
            <w:r w:rsidRPr="00A309E9">
              <w:rPr>
                <w:rStyle w:val="Hyperlink"/>
                <w:noProof/>
              </w:rPr>
              <w:t>Task</w:t>
            </w:r>
            <w:r w:rsidRPr="00A309E9">
              <w:rPr>
                <w:rStyle w:val="Hyperlink"/>
                <w:noProof/>
                <w:spacing w:val="-8"/>
              </w:rPr>
              <w:t xml:space="preserve"> </w:t>
            </w:r>
            <w:r w:rsidRPr="00A309E9">
              <w:rPr>
                <w:rStyle w:val="Hyperlink"/>
                <w:noProof/>
              </w:rPr>
              <w:t>1</w:t>
            </w:r>
            <w:r w:rsidRPr="00A309E9">
              <w:rPr>
                <w:rStyle w:val="Hyperlink"/>
                <w:noProof/>
                <w:spacing w:val="-5"/>
              </w:rPr>
              <w:t xml:space="preserve"> </w:t>
            </w:r>
            <w:r w:rsidRPr="00A309E9">
              <w:rPr>
                <w:rStyle w:val="Hyperlink"/>
                <w:noProof/>
              </w:rPr>
              <w:t>Kick-</w:t>
            </w:r>
            <w:r w:rsidRPr="00A309E9">
              <w:rPr>
                <w:rStyle w:val="Hyperlink"/>
                <w:noProof/>
                <w:spacing w:val="-5"/>
              </w:rPr>
              <w:t>off</w:t>
            </w:r>
            <w:r>
              <w:rPr>
                <w:noProof/>
                <w:webHidden/>
              </w:rPr>
              <w:tab/>
            </w:r>
            <w:r>
              <w:rPr>
                <w:noProof/>
                <w:webHidden/>
              </w:rPr>
              <w:fldChar w:fldCharType="begin"/>
            </w:r>
            <w:r>
              <w:rPr>
                <w:noProof/>
                <w:webHidden/>
              </w:rPr>
              <w:instrText xml:space="preserve"> PAGEREF _Toc242398790 \h </w:instrText>
            </w:r>
            <w:r>
              <w:rPr>
                <w:noProof/>
                <w:webHidden/>
              </w:rPr>
            </w:r>
            <w:r>
              <w:rPr>
                <w:noProof/>
                <w:webHidden/>
              </w:rPr>
              <w:fldChar w:fldCharType="separate"/>
            </w:r>
            <w:r>
              <w:rPr>
                <w:noProof/>
                <w:webHidden/>
              </w:rPr>
              <w:t>15</w:t>
            </w:r>
            <w:r>
              <w:rPr>
                <w:noProof/>
                <w:webHidden/>
              </w:rPr>
              <w:fldChar w:fldCharType="end"/>
            </w:r>
          </w:hyperlink>
        </w:p>
        <w:p w14:paraId="26630A36" w14:textId="57A52E9D" w:rsidR="00BA3AB3" w:rsidRDefault="00BA3AB3" w:rsidP="00BA3AB3">
          <w:pPr>
            <w:pStyle w:val="TOC3"/>
            <w:tabs>
              <w:tab w:val="right" w:leader="dot" w:pos="10065"/>
            </w:tabs>
            <w:ind w:right="735"/>
            <w:rPr>
              <w:rFonts w:asciiTheme="minorHAnsi" w:eastAsiaTheme="minorEastAsia" w:hAnsiTheme="minorHAnsi" w:cstheme="minorBidi"/>
              <w:i w:val="0"/>
              <w:iCs w:val="0"/>
              <w:noProof/>
              <w:kern w:val="2"/>
              <w:sz w:val="24"/>
              <w:szCs w:val="24"/>
              <w14:ligatures w14:val="standardContextual"/>
            </w:rPr>
          </w:pPr>
          <w:hyperlink w:anchor="_Toc242398791" w:history="1">
            <w:r w:rsidRPr="00A309E9">
              <w:rPr>
                <w:rStyle w:val="Hyperlink"/>
                <w:noProof/>
              </w:rPr>
              <w:t>Task</w:t>
            </w:r>
            <w:r w:rsidRPr="00A309E9">
              <w:rPr>
                <w:rStyle w:val="Hyperlink"/>
                <w:noProof/>
                <w:spacing w:val="-7"/>
              </w:rPr>
              <w:t xml:space="preserve"> </w:t>
            </w:r>
            <w:r w:rsidRPr="00A309E9">
              <w:rPr>
                <w:rStyle w:val="Hyperlink"/>
                <w:noProof/>
              </w:rPr>
              <w:t>2</w:t>
            </w:r>
            <w:r w:rsidRPr="00A309E9">
              <w:rPr>
                <w:rStyle w:val="Hyperlink"/>
                <w:noProof/>
                <w:spacing w:val="-4"/>
              </w:rPr>
              <w:t xml:space="preserve"> </w:t>
            </w:r>
            <w:r w:rsidRPr="00A309E9">
              <w:rPr>
                <w:rStyle w:val="Hyperlink"/>
                <w:noProof/>
              </w:rPr>
              <w:t>Solution</w:t>
            </w:r>
            <w:r w:rsidRPr="00A309E9">
              <w:rPr>
                <w:rStyle w:val="Hyperlink"/>
                <w:noProof/>
                <w:spacing w:val="-6"/>
              </w:rPr>
              <w:t xml:space="preserve"> </w:t>
            </w:r>
            <w:r w:rsidRPr="00A309E9">
              <w:rPr>
                <w:rStyle w:val="Hyperlink"/>
                <w:noProof/>
                <w:spacing w:val="-2"/>
              </w:rPr>
              <w:t>Workshops</w:t>
            </w:r>
            <w:r>
              <w:rPr>
                <w:noProof/>
                <w:webHidden/>
              </w:rPr>
              <w:tab/>
            </w:r>
            <w:r>
              <w:rPr>
                <w:noProof/>
                <w:webHidden/>
              </w:rPr>
              <w:fldChar w:fldCharType="begin"/>
            </w:r>
            <w:r>
              <w:rPr>
                <w:noProof/>
                <w:webHidden/>
              </w:rPr>
              <w:instrText xml:space="preserve"> PAGEREF _Toc242398791 \h </w:instrText>
            </w:r>
            <w:r>
              <w:rPr>
                <w:noProof/>
                <w:webHidden/>
              </w:rPr>
            </w:r>
            <w:r>
              <w:rPr>
                <w:noProof/>
                <w:webHidden/>
              </w:rPr>
              <w:fldChar w:fldCharType="separate"/>
            </w:r>
            <w:r>
              <w:rPr>
                <w:noProof/>
                <w:webHidden/>
              </w:rPr>
              <w:t>16</w:t>
            </w:r>
            <w:r>
              <w:rPr>
                <w:noProof/>
                <w:webHidden/>
              </w:rPr>
              <w:fldChar w:fldCharType="end"/>
            </w:r>
          </w:hyperlink>
        </w:p>
        <w:p w14:paraId="408B7E1A" w14:textId="726C2B22" w:rsidR="00BA3AB3" w:rsidRDefault="00BA3AB3" w:rsidP="00BA3AB3">
          <w:pPr>
            <w:pStyle w:val="TOC3"/>
            <w:tabs>
              <w:tab w:val="right" w:leader="dot" w:pos="10065"/>
            </w:tabs>
            <w:ind w:right="735"/>
            <w:rPr>
              <w:rFonts w:asciiTheme="minorHAnsi" w:eastAsiaTheme="minorEastAsia" w:hAnsiTheme="minorHAnsi" w:cstheme="minorBidi"/>
              <w:i w:val="0"/>
              <w:iCs w:val="0"/>
              <w:noProof/>
              <w:kern w:val="2"/>
              <w:sz w:val="24"/>
              <w:szCs w:val="24"/>
              <w14:ligatures w14:val="standardContextual"/>
            </w:rPr>
          </w:pPr>
          <w:hyperlink w:anchor="_Toc242398792" w:history="1">
            <w:r w:rsidRPr="00A309E9">
              <w:rPr>
                <w:rStyle w:val="Hyperlink"/>
                <w:noProof/>
              </w:rPr>
              <w:t>Task</w:t>
            </w:r>
            <w:r w:rsidRPr="00A309E9">
              <w:rPr>
                <w:rStyle w:val="Hyperlink"/>
                <w:noProof/>
                <w:spacing w:val="-4"/>
              </w:rPr>
              <w:t xml:space="preserve"> </w:t>
            </w:r>
            <w:r w:rsidRPr="00A309E9">
              <w:rPr>
                <w:rStyle w:val="Hyperlink"/>
                <w:noProof/>
              </w:rPr>
              <w:t>3</w:t>
            </w:r>
            <w:r w:rsidRPr="00A309E9">
              <w:rPr>
                <w:rStyle w:val="Hyperlink"/>
                <w:noProof/>
                <w:spacing w:val="-2"/>
              </w:rPr>
              <w:t xml:space="preserve"> Enhancements</w:t>
            </w:r>
            <w:r>
              <w:rPr>
                <w:noProof/>
                <w:webHidden/>
              </w:rPr>
              <w:tab/>
            </w:r>
            <w:r>
              <w:rPr>
                <w:noProof/>
                <w:webHidden/>
              </w:rPr>
              <w:fldChar w:fldCharType="begin"/>
            </w:r>
            <w:r>
              <w:rPr>
                <w:noProof/>
                <w:webHidden/>
              </w:rPr>
              <w:instrText xml:space="preserve"> PAGEREF _Toc242398792 \h </w:instrText>
            </w:r>
            <w:r>
              <w:rPr>
                <w:noProof/>
                <w:webHidden/>
              </w:rPr>
            </w:r>
            <w:r>
              <w:rPr>
                <w:noProof/>
                <w:webHidden/>
              </w:rPr>
              <w:fldChar w:fldCharType="separate"/>
            </w:r>
            <w:r>
              <w:rPr>
                <w:noProof/>
                <w:webHidden/>
              </w:rPr>
              <w:t>19</w:t>
            </w:r>
            <w:r>
              <w:rPr>
                <w:noProof/>
                <w:webHidden/>
              </w:rPr>
              <w:fldChar w:fldCharType="end"/>
            </w:r>
          </w:hyperlink>
        </w:p>
        <w:p w14:paraId="42718609" w14:textId="644E3E3B" w:rsidR="00BA3AB3" w:rsidRDefault="00BA3AB3" w:rsidP="00BA3AB3">
          <w:pPr>
            <w:pStyle w:val="TOC3"/>
            <w:tabs>
              <w:tab w:val="right" w:leader="dot" w:pos="10065"/>
            </w:tabs>
            <w:ind w:right="735"/>
            <w:rPr>
              <w:rFonts w:asciiTheme="minorHAnsi" w:eastAsiaTheme="minorEastAsia" w:hAnsiTheme="minorHAnsi" w:cstheme="minorBidi"/>
              <w:i w:val="0"/>
              <w:iCs w:val="0"/>
              <w:noProof/>
              <w:kern w:val="2"/>
              <w:sz w:val="24"/>
              <w:szCs w:val="24"/>
              <w14:ligatures w14:val="standardContextual"/>
            </w:rPr>
          </w:pPr>
          <w:hyperlink w:anchor="_Toc242398793" w:history="1">
            <w:r w:rsidRPr="00A309E9">
              <w:rPr>
                <w:rStyle w:val="Hyperlink"/>
                <w:noProof/>
              </w:rPr>
              <w:t>Task</w:t>
            </w:r>
            <w:r w:rsidRPr="00A309E9">
              <w:rPr>
                <w:rStyle w:val="Hyperlink"/>
                <w:noProof/>
                <w:spacing w:val="-4"/>
              </w:rPr>
              <w:t xml:space="preserve"> </w:t>
            </w:r>
            <w:r w:rsidRPr="00A309E9">
              <w:rPr>
                <w:rStyle w:val="Hyperlink"/>
                <w:noProof/>
              </w:rPr>
              <w:t>4</w:t>
            </w:r>
            <w:r w:rsidRPr="00A309E9">
              <w:rPr>
                <w:rStyle w:val="Hyperlink"/>
                <w:noProof/>
                <w:spacing w:val="-2"/>
              </w:rPr>
              <w:t xml:space="preserve"> Validation</w:t>
            </w:r>
            <w:r>
              <w:rPr>
                <w:noProof/>
                <w:webHidden/>
              </w:rPr>
              <w:tab/>
            </w:r>
            <w:r>
              <w:rPr>
                <w:noProof/>
                <w:webHidden/>
              </w:rPr>
              <w:fldChar w:fldCharType="begin"/>
            </w:r>
            <w:r>
              <w:rPr>
                <w:noProof/>
                <w:webHidden/>
              </w:rPr>
              <w:instrText xml:space="preserve"> PAGEREF _Toc242398793 \h </w:instrText>
            </w:r>
            <w:r>
              <w:rPr>
                <w:noProof/>
                <w:webHidden/>
              </w:rPr>
            </w:r>
            <w:r>
              <w:rPr>
                <w:noProof/>
                <w:webHidden/>
              </w:rPr>
              <w:fldChar w:fldCharType="separate"/>
            </w:r>
            <w:r>
              <w:rPr>
                <w:noProof/>
                <w:webHidden/>
              </w:rPr>
              <w:t>21</w:t>
            </w:r>
            <w:r>
              <w:rPr>
                <w:noProof/>
                <w:webHidden/>
              </w:rPr>
              <w:fldChar w:fldCharType="end"/>
            </w:r>
          </w:hyperlink>
        </w:p>
        <w:p w14:paraId="182FD1E7" w14:textId="770DA991" w:rsidR="00BA3AB3" w:rsidRDefault="00BA3AB3" w:rsidP="00BA3AB3">
          <w:pPr>
            <w:pStyle w:val="TOC3"/>
            <w:tabs>
              <w:tab w:val="right" w:leader="dot" w:pos="10065"/>
            </w:tabs>
            <w:ind w:right="735"/>
            <w:rPr>
              <w:rFonts w:asciiTheme="minorHAnsi" w:eastAsiaTheme="minorEastAsia" w:hAnsiTheme="minorHAnsi" w:cstheme="minorBidi"/>
              <w:i w:val="0"/>
              <w:iCs w:val="0"/>
              <w:noProof/>
              <w:kern w:val="2"/>
              <w:sz w:val="24"/>
              <w:szCs w:val="24"/>
              <w14:ligatures w14:val="standardContextual"/>
            </w:rPr>
          </w:pPr>
          <w:hyperlink w:anchor="_Toc242398794" w:history="1">
            <w:r w:rsidRPr="00A309E9">
              <w:rPr>
                <w:rStyle w:val="Hyperlink"/>
                <w:noProof/>
              </w:rPr>
              <w:t>Task</w:t>
            </w:r>
            <w:r w:rsidRPr="00A309E9">
              <w:rPr>
                <w:rStyle w:val="Hyperlink"/>
                <w:noProof/>
                <w:spacing w:val="-4"/>
              </w:rPr>
              <w:t xml:space="preserve"> </w:t>
            </w:r>
            <w:r w:rsidRPr="00A309E9">
              <w:rPr>
                <w:rStyle w:val="Hyperlink"/>
                <w:noProof/>
              </w:rPr>
              <w:t>5</w:t>
            </w:r>
            <w:r w:rsidRPr="00A309E9">
              <w:rPr>
                <w:rStyle w:val="Hyperlink"/>
                <w:noProof/>
                <w:spacing w:val="-2"/>
              </w:rPr>
              <w:t xml:space="preserve"> Deployment</w:t>
            </w:r>
            <w:r>
              <w:rPr>
                <w:noProof/>
                <w:webHidden/>
              </w:rPr>
              <w:tab/>
            </w:r>
            <w:r>
              <w:rPr>
                <w:noProof/>
                <w:webHidden/>
              </w:rPr>
              <w:fldChar w:fldCharType="begin"/>
            </w:r>
            <w:r>
              <w:rPr>
                <w:noProof/>
                <w:webHidden/>
              </w:rPr>
              <w:instrText xml:space="preserve"> PAGEREF _Toc242398794 \h </w:instrText>
            </w:r>
            <w:r>
              <w:rPr>
                <w:noProof/>
                <w:webHidden/>
              </w:rPr>
            </w:r>
            <w:r>
              <w:rPr>
                <w:noProof/>
                <w:webHidden/>
              </w:rPr>
              <w:fldChar w:fldCharType="separate"/>
            </w:r>
            <w:r>
              <w:rPr>
                <w:noProof/>
                <w:webHidden/>
              </w:rPr>
              <w:t>22</w:t>
            </w:r>
            <w:r>
              <w:rPr>
                <w:noProof/>
                <w:webHidden/>
              </w:rPr>
              <w:fldChar w:fldCharType="end"/>
            </w:r>
          </w:hyperlink>
        </w:p>
        <w:p w14:paraId="7D943B18" w14:textId="415D5526" w:rsidR="00BA3AB3" w:rsidRDefault="00BA3AB3" w:rsidP="00BA3AB3">
          <w:pPr>
            <w:pStyle w:val="TOC3"/>
            <w:tabs>
              <w:tab w:val="right" w:leader="dot" w:pos="10065"/>
            </w:tabs>
            <w:ind w:right="735"/>
            <w:rPr>
              <w:rFonts w:asciiTheme="minorHAnsi" w:eastAsiaTheme="minorEastAsia" w:hAnsiTheme="minorHAnsi" w:cstheme="minorBidi"/>
              <w:i w:val="0"/>
              <w:iCs w:val="0"/>
              <w:noProof/>
              <w:kern w:val="2"/>
              <w:sz w:val="24"/>
              <w:szCs w:val="24"/>
              <w14:ligatures w14:val="standardContextual"/>
            </w:rPr>
          </w:pPr>
          <w:hyperlink w:anchor="_Toc242398795" w:history="1">
            <w:r w:rsidRPr="00A309E9">
              <w:rPr>
                <w:rStyle w:val="Hyperlink"/>
                <w:noProof/>
              </w:rPr>
              <w:t>Task</w:t>
            </w:r>
            <w:r w:rsidRPr="00A309E9">
              <w:rPr>
                <w:rStyle w:val="Hyperlink"/>
                <w:noProof/>
                <w:spacing w:val="-6"/>
              </w:rPr>
              <w:t xml:space="preserve"> </w:t>
            </w:r>
            <w:r w:rsidRPr="00A309E9">
              <w:rPr>
                <w:rStyle w:val="Hyperlink"/>
                <w:noProof/>
              </w:rPr>
              <w:t>6</w:t>
            </w:r>
            <w:r w:rsidRPr="00A309E9">
              <w:rPr>
                <w:rStyle w:val="Hyperlink"/>
                <w:noProof/>
                <w:spacing w:val="-4"/>
              </w:rPr>
              <w:t xml:space="preserve"> </w:t>
            </w:r>
            <w:r w:rsidRPr="00A309E9">
              <w:rPr>
                <w:rStyle w:val="Hyperlink"/>
                <w:noProof/>
              </w:rPr>
              <w:t>Go-live</w:t>
            </w:r>
            <w:r w:rsidRPr="00A309E9">
              <w:rPr>
                <w:rStyle w:val="Hyperlink"/>
                <w:noProof/>
                <w:spacing w:val="-5"/>
              </w:rPr>
              <w:t xml:space="preserve"> </w:t>
            </w:r>
            <w:r w:rsidRPr="00A309E9">
              <w:rPr>
                <w:rStyle w:val="Hyperlink"/>
                <w:noProof/>
                <w:spacing w:val="-2"/>
              </w:rPr>
              <w:t>support</w:t>
            </w:r>
            <w:r>
              <w:rPr>
                <w:noProof/>
                <w:webHidden/>
              </w:rPr>
              <w:tab/>
            </w:r>
            <w:r>
              <w:rPr>
                <w:noProof/>
                <w:webHidden/>
              </w:rPr>
              <w:fldChar w:fldCharType="begin"/>
            </w:r>
            <w:r>
              <w:rPr>
                <w:noProof/>
                <w:webHidden/>
              </w:rPr>
              <w:instrText xml:space="preserve"> PAGEREF _Toc242398795 \h </w:instrText>
            </w:r>
            <w:r>
              <w:rPr>
                <w:noProof/>
                <w:webHidden/>
              </w:rPr>
            </w:r>
            <w:r>
              <w:rPr>
                <w:noProof/>
                <w:webHidden/>
              </w:rPr>
              <w:fldChar w:fldCharType="separate"/>
            </w:r>
            <w:r>
              <w:rPr>
                <w:noProof/>
                <w:webHidden/>
              </w:rPr>
              <w:t>23</w:t>
            </w:r>
            <w:r>
              <w:rPr>
                <w:noProof/>
                <w:webHidden/>
              </w:rPr>
              <w:fldChar w:fldCharType="end"/>
            </w:r>
          </w:hyperlink>
        </w:p>
        <w:p w14:paraId="3AAC000E" w14:textId="558CF31F" w:rsidR="00BA3AB3" w:rsidRDefault="00BA3AB3" w:rsidP="00BA3AB3">
          <w:pPr>
            <w:pStyle w:val="TOC3"/>
            <w:tabs>
              <w:tab w:val="right" w:leader="dot" w:pos="10065"/>
            </w:tabs>
            <w:ind w:right="735"/>
            <w:rPr>
              <w:rFonts w:asciiTheme="minorHAnsi" w:eastAsiaTheme="minorEastAsia" w:hAnsiTheme="minorHAnsi" w:cstheme="minorBidi"/>
              <w:i w:val="0"/>
              <w:iCs w:val="0"/>
              <w:noProof/>
              <w:kern w:val="2"/>
              <w:sz w:val="24"/>
              <w:szCs w:val="24"/>
              <w14:ligatures w14:val="standardContextual"/>
            </w:rPr>
          </w:pPr>
          <w:hyperlink w:anchor="_Toc242398796" w:history="1">
            <w:r w:rsidRPr="00A309E9">
              <w:rPr>
                <w:rStyle w:val="Hyperlink"/>
                <w:noProof/>
              </w:rPr>
              <w:t>Task</w:t>
            </w:r>
            <w:r w:rsidRPr="00A309E9">
              <w:rPr>
                <w:rStyle w:val="Hyperlink"/>
                <w:noProof/>
                <w:spacing w:val="-4"/>
              </w:rPr>
              <w:t xml:space="preserve"> </w:t>
            </w:r>
            <w:r w:rsidRPr="00A309E9">
              <w:rPr>
                <w:rStyle w:val="Hyperlink"/>
                <w:noProof/>
              </w:rPr>
              <w:t>7</w:t>
            </w:r>
            <w:r w:rsidRPr="00A309E9">
              <w:rPr>
                <w:rStyle w:val="Hyperlink"/>
                <w:noProof/>
                <w:spacing w:val="-2"/>
              </w:rPr>
              <w:t xml:space="preserve"> Handover</w:t>
            </w:r>
            <w:r>
              <w:rPr>
                <w:noProof/>
                <w:webHidden/>
              </w:rPr>
              <w:tab/>
            </w:r>
            <w:r>
              <w:rPr>
                <w:noProof/>
                <w:webHidden/>
              </w:rPr>
              <w:fldChar w:fldCharType="begin"/>
            </w:r>
            <w:r>
              <w:rPr>
                <w:noProof/>
                <w:webHidden/>
              </w:rPr>
              <w:instrText xml:space="preserve"> PAGEREF _Toc242398796 \h </w:instrText>
            </w:r>
            <w:r>
              <w:rPr>
                <w:noProof/>
                <w:webHidden/>
              </w:rPr>
            </w:r>
            <w:r>
              <w:rPr>
                <w:noProof/>
                <w:webHidden/>
              </w:rPr>
              <w:fldChar w:fldCharType="separate"/>
            </w:r>
            <w:r>
              <w:rPr>
                <w:noProof/>
                <w:webHidden/>
              </w:rPr>
              <w:t>24</w:t>
            </w:r>
            <w:r>
              <w:rPr>
                <w:noProof/>
                <w:webHidden/>
              </w:rPr>
              <w:fldChar w:fldCharType="end"/>
            </w:r>
          </w:hyperlink>
        </w:p>
        <w:p w14:paraId="738AE7FC" w14:textId="147F60C8" w:rsidR="00BA3AB3" w:rsidRDefault="00BA3AB3" w:rsidP="00BA3AB3">
          <w:pPr>
            <w:pStyle w:val="TOC3"/>
            <w:tabs>
              <w:tab w:val="right" w:leader="dot" w:pos="10065"/>
            </w:tabs>
            <w:ind w:right="735"/>
            <w:rPr>
              <w:rFonts w:asciiTheme="minorHAnsi" w:eastAsiaTheme="minorEastAsia" w:hAnsiTheme="minorHAnsi" w:cstheme="minorBidi"/>
              <w:i w:val="0"/>
              <w:iCs w:val="0"/>
              <w:noProof/>
              <w:kern w:val="2"/>
              <w:sz w:val="24"/>
              <w:szCs w:val="24"/>
              <w14:ligatures w14:val="standardContextual"/>
            </w:rPr>
          </w:pPr>
          <w:hyperlink w:anchor="_Toc242398797" w:history="1">
            <w:r w:rsidRPr="00A309E9">
              <w:rPr>
                <w:rStyle w:val="Hyperlink"/>
                <w:noProof/>
              </w:rPr>
              <w:t>Task</w:t>
            </w:r>
            <w:r w:rsidRPr="00A309E9">
              <w:rPr>
                <w:rStyle w:val="Hyperlink"/>
                <w:noProof/>
                <w:spacing w:val="-4"/>
              </w:rPr>
              <w:t xml:space="preserve"> </w:t>
            </w:r>
            <w:r w:rsidRPr="00A309E9">
              <w:rPr>
                <w:rStyle w:val="Hyperlink"/>
                <w:noProof/>
              </w:rPr>
              <w:t>8</w:t>
            </w:r>
            <w:r w:rsidRPr="00A309E9">
              <w:rPr>
                <w:rStyle w:val="Hyperlink"/>
                <w:noProof/>
                <w:spacing w:val="-2"/>
              </w:rPr>
              <w:t xml:space="preserve"> Training</w:t>
            </w:r>
            <w:r>
              <w:rPr>
                <w:noProof/>
                <w:webHidden/>
              </w:rPr>
              <w:tab/>
            </w:r>
            <w:r>
              <w:rPr>
                <w:noProof/>
                <w:webHidden/>
              </w:rPr>
              <w:fldChar w:fldCharType="begin"/>
            </w:r>
            <w:r>
              <w:rPr>
                <w:noProof/>
                <w:webHidden/>
              </w:rPr>
              <w:instrText xml:space="preserve"> PAGEREF _Toc242398797 \h </w:instrText>
            </w:r>
            <w:r>
              <w:rPr>
                <w:noProof/>
                <w:webHidden/>
              </w:rPr>
            </w:r>
            <w:r>
              <w:rPr>
                <w:noProof/>
                <w:webHidden/>
              </w:rPr>
              <w:fldChar w:fldCharType="separate"/>
            </w:r>
            <w:r>
              <w:rPr>
                <w:noProof/>
                <w:webHidden/>
              </w:rPr>
              <w:t>25</w:t>
            </w:r>
            <w:r>
              <w:rPr>
                <w:noProof/>
                <w:webHidden/>
              </w:rPr>
              <w:fldChar w:fldCharType="end"/>
            </w:r>
          </w:hyperlink>
        </w:p>
        <w:p w14:paraId="32F292A7" w14:textId="0FDA7317" w:rsidR="00BA3AB3" w:rsidRDefault="00BA3AB3" w:rsidP="00BA3AB3">
          <w:pPr>
            <w:pStyle w:val="TOC1"/>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798" w:history="1">
            <w:r w:rsidRPr="00A309E9">
              <w:rPr>
                <w:rStyle w:val="Hyperlink"/>
                <w:noProof/>
              </w:rPr>
              <w:t>ARCHER</w:t>
            </w:r>
            <w:r w:rsidRPr="00A309E9">
              <w:rPr>
                <w:rStyle w:val="Hyperlink"/>
                <w:noProof/>
                <w:spacing w:val="-8"/>
              </w:rPr>
              <w:t xml:space="preserve"> </w:t>
            </w:r>
            <w:r w:rsidRPr="00A309E9">
              <w:rPr>
                <w:rStyle w:val="Hyperlink"/>
                <w:noProof/>
              </w:rPr>
              <w:t>PROJECT</w:t>
            </w:r>
            <w:r w:rsidRPr="00A309E9">
              <w:rPr>
                <w:rStyle w:val="Hyperlink"/>
                <w:noProof/>
                <w:spacing w:val="-8"/>
              </w:rPr>
              <w:t xml:space="preserve"> </w:t>
            </w:r>
            <w:r w:rsidRPr="00A309E9">
              <w:rPr>
                <w:rStyle w:val="Hyperlink"/>
                <w:noProof/>
                <w:spacing w:val="-2"/>
              </w:rPr>
              <w:t>MANAGEMENT</w:t>
            </w:r>
            <w:r>
              <w:rPr>
                <w:noProof/>
                <w:webHidden/>
              </w:rPr>
              <w:tab/>
            </w:r>
            <w:r>
              <w:rPr>
                <w:noProof/>
                <w:webHidden/>
              </w:rPr>
              <w:fldChar w:fldCharType="begin"/>
            </w:r>
            <w:r>
              <w:rPr>
                <w:noProof/>
                <w:webHidden/>
              </w:rPr>
              <w:instrText xml:space="preserve"> PAGEREF _Toc242398798 \h </w:instrText>
            </w:r>
            <w:r>
              <w:rPr>
                <w:noProof/>
                <w:webHidden/>
              </w:rPr>
            </w:r>
            <w:r>
              <w:rPr>
                <w:noProof/>
                <w:webHidden/>
              </w:rPr>
              <w:fldChar w:fldCharType="separate"/>
            </w:r>
            <w:r>
              <w:rPr>
                <w:noProof/>
                <w:webHidden/>
              </w:rPr>
              <w:t>26</w:t>
            </w:r>
            <w:r>
              <w:rPr>
                <w:noProof/>
                <w:webHidden/>
              </w:rPr>
              <w:fldChar w:fldCharType="end"/>
            </w:r>
          </w:hyperlink>
        </w:p>
        <w:p w14:paraId="1EF0DDEC" w14:textId="5B07C3A7" w:rsidR="00BA3AB3" w:rsidRDefault="00BA3AB3" w:rsidP="00BA3AB3">
          <w:pPr>
            <w:pStyle w:val="TOC1"/>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799" w:history="1">
            <w:r w:rsidRPr="00A309E9">
              <w:rPr>
                <w:rStyle w:val="Hyperlink"/>
                <w:noProof/>
              </w:rPr>
              <w:t>PROJECT</w:t>
            </w:r>
            <w:r w:rsidRPr="00A309E9">
              <w:rPr>
                <w:rStyle w:val="Hyperlink"/>
                <w:noProof/>
                <w:spacing w:val="-9"/>
              </w:rPr>
              <w:t xml:space="preserve"> </w:t>
            </w:r>
            <w:r w:rsidRPr="00A309E9">
              <w:rPr>
                <w:rStyle w:val="Hyperlink"/>
                <w:noProof/>
                <w:spacing w:val="-2"/>
              </w:rPr>
              <w:t>PREREQUISITES</w:t>
            </w:r>
            <w:r>
              <w:rPr>
                <w:noProof/>
                <w:webHidden/>
              </w:rPr>
              <w:tab/>
            </w:r>
            <w:r>
              <w:rPr>
                <w:noProof/>
                <w:webHidden/>
              </w:rPr>
              <w:fldChar w:fldCharType="begin"/>
            </w:r>
            <w:r>
              <w:rPr>
                <w:noProof/>
                <w:webHidden/>
              </w:rPr>
              <w:instrText xml:space="preserve"> PAGEREF _Toc242398799 \h </w:instrText>
            </w:r>
            <w:r>
              <w:rPr>
                <w:noProof/>
                <w:webHidden/>
              </w:rPr>
            </w:r>
            <w:r>
              <w:rPr>
                <w:noProof/>
                <w:webHidden/>
              </w:rPr>
              <w:fldChar w:fldCharType="separate"/>
            </w:r>
            <w:r>
              <w:rPr>
                <w:noProof/>
                <w:webHidden/>
              </w:rPr>
              <w:t>26</w:t>
            </w:r>
            <w:r>
              <w:rPr>
                <w:noProof/>
                <w:webHidden/>
              </w:rPr>
              <w:fldChar w:fldCharType="end"/>
            </w:r>
          </w:hyperlink>
        </w:p>
        <w:p w14:paraId="197E64A1" w14:textId="4CC69322" w:rsidR="00BA3AB3" w:rsidRDefault="00BA3AB3" w:rsidP="00BA3AB3">
          <w:pPr>
            <w:pStyle w:val="TOC1"/>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00" w:history="1">
            <w:r w:rsidRPr="00A309E9">
              <w:rPr>
                <w:rStyle w:val="Hyperlink"/>
                <w:noProof/>
              </w:rPr>
              <w:t>CHANGE</w:t>
            </w:r>
            <w:r w:rsidRPr="00A309E9">
              <w:rPr>
                <w:rStyle w:val="Hyperlink"/>
                <w:noProof/>
                <w:spacing w:val="-7"/>
              </w:rPr>
              <w:t xml:space="preserve"> </w:t>
            </w:r>
            <w:r w:rsidRPr="00A309E9">
              <w:rPr>
                <w:rStyle w:val="Hyperlink"/>
                <w:noProof/>
                <w:spacing w:val="-2"/>
              </w:rPr>
              <w:t>MANAGEMENT</w:t>
            </w:r>
            <w:r>
              <w:rPr>
                <w:noProof/>
                <w:webHidden/>
              </w:rPr>
              <w:tab/>
            </w:r>
            <w:r>
              <w:rPr>
                <w:noProof/>
                <w:webHidden/>
              </w:rPr>
              <w:fldChar w:fldCharType="begin"/>
            </w:r>
            <w:r>
              <w:rPr>
                <w:noProof/>
                <w:webHidden/>
              </w:rPr>
              <w:instrText xml:space="preserve"> PAGEREF _Toc242398800 \h </w:instrText>
            </w:r>
            <w:r>
              <w:rPr>
                <w:noProof/>
                <w:webHidden/>
              </w:rPr>
            </w:r>
            <w:r>
              <w:rPr>
                <w:noProof/>
                <w:webHidden/>
              </w:rPr>
              <w:fldChar w:fldCharType="separate"/>
            </w:r>
            <w:r>
              <w:rPr>
                <w:noProof/>
                <w:webHidden/>
              </w:rPr>
              <w:t>27</w:t>
            </w:r>
            <w:r>
              <w:rPr>
                <w:noProof/>
                <w:webHidden/>
              </w:rPr>
              <w:fldChar w:fldCharType="end"/>
            </w:r>
          </w:hyperlink>
        </w:p>
        <w:p w14:paraId="20E72951" w14:textId="2AE133DF" w:rsidR="00BA3AB3" w:rsidRDefault="00BA3AB3" w:rsidP="00BA3AB3">
          <w:pPr>
            <w:pStyle w:val="TOC1"/>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01" w:history="1">
            <w:r w:rsidRPr="00A309E9">
              <w:rPr>
                <w:rStyle w:val="Hyperlink"/>
                <w:noProof/>
              </w:rPr>
              <w:t>ASSUMPTIONS</w:t>
            </w:r>
            <w:r w:rsidRPr="00A309E9">
              <w:rPr>
                <w:rStyle w:val="Hyperlink"/>
                <w:noProof/>
                <w:spacing w:val="-8"/>
              </w:rPr>
              <w:t xml:space="preserve"> </w:t>
            </w:r>
            <w:r w:rsidRPr="00A309E9">
              <w:rPr>
                <w:rStyle w:val="Hyperlink"/>
                <w:noProof/>
              </w:rPr>
              <w:t>AND</w:t>
            </w:r>
            <w:r w:rsidRPr="00A309E9">
              <w:rPr>
                <w:rStyle w:val="Hyperlink"/>
                <w:noProof/>
                <w:spacing w:val="-8"/>
              </w:rPr>
              <w:t xml:space="preserve"> </w:t>
            </w:r>
            <w:r w:rsidRPr="00A309E9">
              <w:rPr>
                <w:rStyle w:val="Hyperlink"/>
                <w:noProof/>
                <w:spacing w:val="-2"/>
              </w:rPr>
              <w:t>LIMITATIONS</w:t>
            </w:r>
            <w:r>
              <w:rPr>
                <w:noProof/>
                <w:webHidden/>
              </w:rPr>
              <w:tab/>
            </w:r>
            <w:r>
              <w:rPr>
                <w:noProof/>
                <w:webHidden/>
              </w:rPr>
              <w:fldChar w:fldCharType="begin"/>
            </w:r>
            <w:r>
              <w:rPr>
                <w:noProof/>
                <w:webHidden/>
              </w:rPr>
              <w:instrText xml:space="preserve"> PAGEREF _Toc242398801 \h </w:instrText>
            </w:r>
            <w:r>
              <w:rPr>
                <w:noProof/>
                <w:webHidden/>
              </w:rPr>
            </w:r>
            <w:r>
              <w:rPr>
                <w:noProof/>
                <w:webHidden/>
              </w:rPr>
              <w:fldChar w:fldCharType="separate"/>
            </w:r>
            <w:r>
              <w:rPr>
                <w:noProof/>
                <w:webHidden/>
              </w:rPr>
              <w:t>28</w:t>
            </w:r>
            <w:r>
              <w:rPr>
                <w:noProof/>
                <w:webHidden/>
              </w:rPr>
              <w:fldChar w:fldCharType="end"/>
            </w:r>
          </w:hyperlink>
        </w:p>
        <w:p w14:paraId="5F28BE13" w14:textId="4ED4F22F" w:rsidR="00BA3AB3" w:rsidRDefault="00BA3AB3" w:rsidP="00BA3AB3">
          <w:pPr>
            <w:pStyle w:val="TOC1"/>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02" w:history="1">
            <w:r w:rsidRPr="00A309E9">
              <w:rPr>
                <w:rStyle w:val="Hyperlink"/>
                <w:noProof/>
              </w:rPr>
              <w:t>CHARGES</w:t>
            </w:r>
            <w:r>
              <w:rPr>
                <w:noProof/>
                <w:webHidden/>
              </w:rPr>
              <w:tab/>
            </w:r>
            <w:r>
              <w:rPr>
                <w:noProof/>
                <w:webHidden/>
              </w:rPr>
              <w:fldChar w:fldCharType="begin"/>
            </w:r>
            <w:r>
              <w:rPr>
                <w:noProof/>
                <w:webHidden/>
              </w:rPr>
              <w:instrText xml:space="preserve"> PAGEREF _Toc242398802 \h </w:instrText>
            </w:r>
            <w:r>
              <w:rPr>
                <w:noProof/>
                <w:webHidden/>
              </w:rPr>
            </w:r>
            <w:r>
              <w:rPr>
                <w:noProof/>
                <w:webHidden/>
              </w:rPr>
              <w:fldChar w:fldCharType="separate"/>
            </w:r>
            <w:r>
              <w:rPr>
                <w:noProof/>
                <w:webHidden/>
              </w:rPr>
              <w:t>29</w:t>
            </w:r>
            <w:r>
              <w:rPr>
                <w:noProof/>
                <w:webHidden/>
              </w:rPr>
              <w:fldChar w:fldCharType="end"/>
            </w:r>
          </w:hyperlink>
        </w:p>
        <w:p w14:paraId="3910BAD7" w14:textId="0FB8F1B3" w:rsidR="00BA3AB3" w:rsidRDefault="00BA3AB3" w:rsidP="00BA3AB3">
          <w:pPr>
            <w:pStyle w:val="TOC2"/>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03" w:history="1">
            <w:r w:rsidRPr="00A309E9">
              <w:rPr>
                <w:rStyle w:val="Hyperlink"/>
                <w:noProof/>
              </w:rPr>
              <w:t>Estimated</w:t>
            </w:r>
            <w:r w:rsidRPr="00A309E9">
              <w:rPr>
                <w:rStyle w:val="Hyperlink"/>
                <w:noProof/>
                <w:spacing w:val="-8"/>
              </w:rPr>
              <w:t xml:space="preserve"> </w:t>
            </w:r>
            <w:r w:rsidRPr="00A309E9">
              <w:rPr>
                <w:rStyle w:val="Hyperlink"/>
                <w:noProof/>
              </w:rPr>
              <w:t>Travel</w:t>
            </w:r>
            <w:r w:rsidRPr="00A309E9">
              <w:rPr>
                <w:rStyle w:val="Hyperlink"/>
                <w:noProof/>
                <w:spacing w:val="-9"/>
              </w:rPr>
              <w:t xml:space="preserve"> </w:t>
            </w:r>
            <w:r w:rsidRPr="00A309E9">
              <w:rPr>
                <w:rStyle w:val="Hyperlink"/>
                <w:noProof/>
              </w:rPr>
              <w:t>and</w:t>
            </w:r>
            <w:r w:rsidRPr="00A309E9">
              <w:rPr>
                <w:rStyle w:val="Hyperlink"/>
                <w:noProof/>
                <w:spacing w:val="-8"/>
              </w:rPr>
              <w:t xml:space="preserve"> </w:t>
            </w:r>
            <w:r w:rsidRPr="00A309E9">
              <w:rPr>
                <w:rStyle w:val="Hyperlink"/>
                <w:noProof/>
              </w:rPr>
              <w:t>Material</w:t>
            </w:r>
            <w:r w:rsidRPr="00A309E9">
              <w:rPr>
                <w:rStyle w:val="Hyperlink"/>
                <w:noProof/>
                <w:spacing w:val="-9"/>
              </w:rPr>
              <w:t xml:space="preserve"> </w:t>
            </w:r>
            <w:r w:rsidRPr="00A309E9">
              <w:rPr>
                <w:rStyle w:val="Hyperlink"/>
                <w:noProof/>
                <w:spacing w:val="-2"/>
              </w:rPr>
              <w:t>Expenses</w:t>
            </w:r>
            <w:r>
              <w:rPr>
                <w:noProof/>
                <w:webHidden/>
              </w:rPr>
              <w:tab/>
            </w:r>
            <w:r>
              <w:rPr>
                <w:noProof/>
                <w:webHidden/>
              </w:rPr>
              <w:fldChar w:fldCharType="begin"/>
            </w:r>
            <w:r>
              <w:rPr>
                <w:noProof/>
                <w:webHidden/>
              </w:rPr>
              <w:instrText xml:space="preserve"> PAGEREF _Toc242398803 \h </w:instrText>
            </w:r>
            <w:r>
              <w:rPr>
                <w:noProof/>
                <w:webHidden/>
              </w:rPr>
            </w:r>
            <w:r>
              <w:rPr>
                <w:noProof/>
                <w:webHidden/>
              </w:rPr>
              <w:fldChar w:fldCharType="separate"/>
            </w:r>
            <w:r>
              <w:rPr>
                <w:noProof/>
                <w:webHidden/>
              </w:rPr>
              <w:t>29</w:t>
            </w:r>
            <w:r>
              <w:rPr>
                <w:noProof/>
                <w:webHidden/>
              </w:rPr>
              <w:fldChar w:fldCharType="end"/>
            </w:r>
          </w:hyperlink>
        </w:p>
        <w:p w14:paraId="51DC9F13" w14:textId="08960120" w:rsidR="00BA3AB3" w:rsidRDefault="00BA3AB3" w:rsidP="00BA3AB3">
          <w:pPr>
            <w:pStyle w:val="TOC2"/>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04" w:history="1">
            <w:r w:rsidRPr="00A309E9">
              <w:rPr>
                <w:rStyle w:val="Hyperlink"/>
                <w:noProof/>
              </w:rPr>
              <w:t>Period</w:t>
            </w:r>
            <w:r w:rsidRPr="00A309E9">
              <w:rPr>
                <w:rStyle w:val="Hyperlink"/>
                <w:noProof/>
                <w:spacing w:val="-5"/>
              </w:rPr>
              <w:t xml:space="preserve"> </w:t>
            </w:r>
            <w:r w:rsidRPr="00A309E9">
              <w:rPr>
                <w:rStyle w:val="Hyperlink"/>
                <w:noProof/>
              </w:rPr>
              <w:t>of</w:t>
            </w:r>
            <w:r w:rsidRPr="00A309E9">
              <w:rPr>
                <w:rStyle w:val="Hyperlink"/>
                <w:noProof/>
                <w:spacing w:val="-4"/>
              </w:rPr>
              <w:t xml:space="preserve"> </w:t>
            </w:r>
            <w:r w:rsidRPr="00A309E9">
              <w:rPr>
                <w:rStyle w:val="Hyperlink"/>
                <w:noProof/>
                <w:spacing w:val="-2"/>
              </w:rPr>
              <w:t>Performance</w:t>
            </w:r>
            <w:r>
              <w:rPr>
                <w:noProof/>
                <w:webHidden/>
              </w:rPr>
              <w:tab/>
            </w:r>
            <w:r>
              <w:rPr>
                <w:noProof/>
                <w:webHidden/>
              </w:rPr>
              <w:fldChar w:fldCharType="begin"/>
            </w:r>
            <w:r>
              <w:rPr>
                <w:noProof/>
                <w:webHidden/>
              </w:rPr>
              <w:instrText xml:space="preserve"> PAGEREF _Toc242398804 \h </w:instrText>
            </w:r>
            <w:r>
              <w:rPr>
                <w:noProof/>
                <w:webHidden/>
              </w:rPr>
            </w:r>
            <w:r>
              <w:rPr>
                <w:noProof/>
                <w:webHidden/>
              </w:rPr>
              <w:fldChar w:fldCharType="separate"/>
            </w:r>
            <w:r>
              <w:rPr>
                <w:noProof/>
                <w:webHidden/>
              </w:rPr>
              <w:t>29</w:t>
            </w:r>
            <w:r>
              <w:rPr>
                <w:noProof/>
                <w:webHidden/>
              </w:rPr>
              <w:fldChar w:fldCharType="end"/>
            </w:r>
          </w:hyperlink>
        </w:p>
        <w:p w14:paraId="17CF74FF" w14:textId="42EC7896" w:rsidR="00BA3AB3" w:rsidRDefault="00BA3AB3" w:rsidP="00BA3AB3">
          <w:pPr>
            <w:pStyle w:val="TOC2"/>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05" w:history="1">
            <w:r w:rsidRPr="00A309E9">
              <w:rPr>
                <w:rStyle w:val="Hyperlink"/>
                <w:noProof/>
              </w:rPr>
              <w:t>Invoicing</w:t>
            </w:r>
            <w:r w:rsidRPr="00A309E9">
              <w:rPr>
                <w:rStyle w:val="Hyperlink"/>
                <w:noProof/>
                <w:spacing w:val="-13"/>
              </w:rPr>
              <w:t xml:space="preserve"> </w:t>
            </w:r>
            <w:r w:rsidRPr="00A309E9">
              <w:rPr>
                <w:rStyle w:val="Hyperlink"/>
                <w:noProof/>
                <w:spacing w:val="-4"/>
              </w:rPr>
              <w:t>Terms</w:t>
            </w:r>
            <w:r>
              <w:rPr>
                <w:noProof/>
                <w:webHidden/>
              </w:rPr>
              <w:tab/>
            </w:r>
            <w:r>
              <w:rPr>
                <w:noProof/>
                <w:webHidden/>
              </w:rPr>
              <w:fldChar w:fldCharType="begin"/>
            </w:r>
            <w:r>
              <w:rPr>
                <w:noProof/>
                <w:webHidden/>
              </w:rPr>
              <w:instrText xml:space="preserve"> PAGEREF _Toc242398805 \h </w:instrText>
            </w:r>
            <w:r>
              <w:rPr>
                <w:noProof/>
                <w:webHidden/>
              </w:rPr>
            </w:r>
            <w:r>
              <w:rPr>
                <w:noProof/>
                <w:webHidden/>
              </w:rPr>
              <w:fldChar w:fldCharType="separate"/>
            </w:r>
            <w:r>
              <w:rPr>
                <w:noProof/>
                <w:webHidden/>
              </w:rPr>
              <w:t>30</w:t>
            </w:r>
            <w:r>
              <w:rPr>
                <w:noProof/>
                <w:webHidden/>
              </w:rPr>
              <w:fldChar w:fldCharType="end"/>
            </w:r>
          </w:hyperlink>
        </w:p>
        <w:p w14:paraId="0CC80CFE" w14:textId="5CA0D673" w:rsidR="00BA3AB3" w:rsidRDefault="00BA3AB3" w:rsidP="00BA3AB3">
          <w:pPr>
            <w:pStyle w:val="TOC1"/>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06" w:history="1">
            <w:r w:rsidRPr="00A309E9">
              <w:rPr>
                <w:rStyle w:val="Hyperlink"/>
                <w:noProof/>
              </w:rPr>
              <w:t>TERMS</w:t>
            </w:r>
            <w:r w:rsidRPr="00A309E9">
              <w:rPr>
                <w:rStyle w:val="Hyperlink"/>
                <w:noProof/>
                <w:spacing w:val="-5"/>
              </w:rPr>
              <w:t xml:space="preserve"> </w:t>
            </w:r>
            <w:r w:rsidRPr="00A309E9">
              <w:rPr>
                <w:rStyle w:val="Hyperlink"/>
                <w:noProof/>
              </w:rPr>
              <w:t>AND</w:t>
            </w:r>
            <w:r w:rsidRPr="00A309E9">
              <w:rPr>
                <w:rStyle w:val="Hyperlink"/>
                <w:noProof/>
                <w:spacing w:val="-5"/>
              </w:rPr>
              <w:t xml:space="preserve"> </w:t>
            </w:r>
            <w:r w:rsidRPr="00A309E9">
              <w:rPr>
                <w:rStyle w:val="Hyperlink"/>
                <w:noProof/>
                <w:spacing w:val="-2"/>
              </w:rPr>
              <w:t>CONDITIONS</w:t>
            </w:r>
            <w:r>
              <w:rPr>
                <w:noProof/>
                <w:webHidden/>
              </w:rPr>
              <w:tab/>
            </w:r>
            <w:r>
              <w:rPr>
                <w:noProof/>
                <w:webHidden/>
              </w:rPr>
              <w:fldChar w:fldCharType="begin"/>
            </w:r>
            <w:r>
              <w:rPr>
                <w:noProof/>
                <w:webHidden/>
              </w:rPr>
              <w:instrText xml:space="preserve"> PAGEREF _Toc242398806 \h </w:instrText>
            </w:r>
            <w:r>
              <w:rPr>
                <w:noProof/>
                <w:webHidden/>
              </w:rPr>
            </w:r>
            <w:r>
              <w:rPr>
                <w:noProof/>
                <w:webHidden/>
              </w:rPr>
              <w:fldChar w:fldCharType="separate"/>
            </w:r>
            <w:r>
              <w:rPr>
                <w:noProof/>
                <w:webHidden/>
              </w:rPr>
              <w:t>31</w:t>
            </w:r>
            <w:r>
              <w:rPr>
                <w:noProof/>
                <w:webHidden/>
              </w:rPr>
              <w:fldChar w:fldCharType="end"/>
            </w:r>
          </w:hyperlink>
        </w:p>
        <w:p w14:paraId="71A72225" w14:textId="0DB86E9C" w:rsidR="00BA3AB3" w:rsidRDefault="00BA3AB3" w:rsidP="00BA3AB3">
          <w:pPr>
            <w:pStyle w:val="TOC1"/>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07" w:history="1">
            <w:r w:rsidRPr="00A309E9">
              <w:rPr>
                <w:rStyle w:val="Hyperlink"/>
                <w:noProof/>
                <w:spacing w:val="-2"/>
              </w:rPr>
              <w:t>SIGNATURES</w:t>
            </w:r>
            <w:r>
              <w:rPr>
                <w:noProof/>
                <w:webHidden/>
              </w:rPr>
              <w:tab/>
            </w:r>
            <w:r>
              <w:rPr>
                <w:noProof/>
                <w:webHidden/>
              </w:rPr>
              <w:fldChar w:fldCharType="begin"/>
            </w:r>
            <w:r>
              <w:rPr>
                <w:noProof/>
                <w:webHidden/>
              </w:rPr>
              <w:instrText xml:space="preserve"> PAGEREF _Toc242398807 \h </w:instrText>
            </w:r>
            <w:r>
              <w:rPr>
                <w:noProof/>
                <w:webHidden/>
              </w:rPr>
            </w:r>
            <w:r>
              <w:rPr>
                <w:noProof/>
                <w:webHidden/>
              </w:rPr>
              <w:fldChar w:fldCharType="separate"/>
            </w:r>
            <w:r>
              <w:rPr>
                <w:noProof/>
                <w:webHidden/>
              </w:rPr>
              <w:t>32</w:t>
            </w:r>
            <w:r>
              <w:rPr>
                <w:noProof/>
                <w:webHidden/>
              </w:rPr>
              <w:fldChar w:fldCharType="end"/>
            </w:r>
          </w:hyperlink>
        </w:p>
        <w:p w14:paraId="33D5D649" w14:textId="539D204D" w:rsidR="00BA3AB3" w:rsidRDefault="00BA3AB3" w:rsidP="00BA3AB3">
          <w:pPr>
            <w:pStyle w:val="TOC1"/>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08" w:history="1">
            <w:r w:rsidRPr="00A309E9">
              <w:rPr>
                <w:rStyle w:val="Hyperlink"/>
                <w:noProof/>
              </w:rPr>
              <w:t>APPENDIX</w:t>
            </w:r>
            <w:r w:rsidRPr="00A309E9">
              <w:rPr>
                <w:rStyle w:val="Hyperlink"/>
                <w:noProof/>
                <w:spacing w:val="-5"/>
              </w:rPr>
              <w:t xml:space="preserve"> </w:t>
            </w:r>
            <w:r w:rsidRPr="00A309E9">
              <w:rPr>
                <w:rStyle w:val="Hyperlink"/>
                <w:noProof/>
              </w:rPr>
              <w:t>A</w:t>
            </w:r>
            <w:r w:rsidRPr="00A309E9">
              <w:rPr>
                <w:rStyle w:val="Hyperlink"/>
                <w:noProof/>
                <w:spacing w:val="-4"/>
              </w:rPr>
              <w:t xml:space="preserve"> </w:t>
            </w:r>
            <w:r w:rsidRPr="00A309E9">
              <w:rPr>
                <w:rStyle w:val="Hyperlink"/>
                <w:noProof/>
              </w:rPr>
              <w:t>–</w:t>
            </w:r>
            <w:r w:rsidRPr="00A309E9">
              <w:rPr>
                <w:rStyle w:val="Hyperlink"/>
                <w:noProof/>
                <w:spacing w:val="-4"/>
              </w:rPr>
              <w:t xml:space="preserve"> </w:t>
            </w:r>
            <w:r w:rsidRPr="00A309E9">
              <w:rPr>
                <w:rStyle w:val="Hyperlink"/>
                <w:noProof/>
              </w:rPr>
              <w:t>ROLES</w:t>
            </w:r>
            <w:r w:rsidRPr="00A309E9">
              <w:rPr>
                <w:rStyle w:val="Hyperlink"/>
                <w:noProof/>
                <w:spacing w:val="-5"/>
              </w:rPr>
              <w:t xml:space="preserve"> </w:t>
            </w:r>
            <w:r w:rsidRPr="00A309E9">
              <w:rPr>
                <w:rStyle w:val="Hyperlink"/>
                <w:noProof/>
              </w:rPr>
              <w:t>AND</w:t>
            </w:r>
            <w:r w:rsidRPr="00A309E9">
              <w:rPr>
                <w:rStyle w:val="Hyperlink"/>
                <w:noProof/>
                <w:spacing w:val="-4"/>
              </w:rPr>
              <w:t xml:space="preserve"> </w:t>
            </w:r>
            <w:r w:rsidRPr="00A309E9">
              <w:rPr>
                <w:rStyle w:val="Hyperlink"/>
                <w:noProof/>
                <w:spacing w:val="-2"/>
              </w:rPr>
              <w:t>RESPONSIBILITIES</w:t>
            </w:r>
            <w:r>
              <w:rPr>
                <w:noProof/>
                <w:webHidden/>
              </w:rPr>
              <w:tab/>
            </w:r>
            <w:r>
              <w:rPr>
                <w:noProof/>
                <w:webHidden/>
              </w:rPr>
              <w:fldChar w:fldCharType="begin"/>
            </w:r>
            <w:r>
              <w:rPr>
                <w:noProof/>
                <w:webHidden/>
              </w:rPr>
              <w:instrText xml:space="preserve"> PAGEREF _Toc242398808 \h </w:instrText>
            </w:r>
            <w:r>
              <w:rPr>
                <w:noProof/>
                <w:webHidden/>
              </w:rPr>
            </w:r>
            <w:r>
              <w:rPr>
                <w:noProof/>
                <w:webHidden/>
              </w:rPr>
              <w:fldChar w:fldCharType="separate"/>
            </w:r>
            <w:r>
              <w:rPr>
                <w:noProof/>
                <w:webHidden/>
              </w:rPr>
              <w:t>33</w:t>
            </w:r>
            <w:r>
              <w:rPr>
                <w:noProof/>
                <w:webHidden/>
              </w:rPr>
              <w:fldChar w:fldCharType="end"/>
            </w:r>
          </w:hyperlink>
        </w:p>
        <w:p w14:paraId="2D8A7720" w14:textId="1CB1A675" w:rsidR="00BA3AB3" w:rsidRDefault="00BA3AB3" w:rsidP="00BA3AB3">
          <w:pPr>
            <w:pStyle w:val="TOC1"/>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09" w:history="1">
            <w:r w:rsidRPr="00A309E9">
              <w:rPr>
                <w:rStyle w:val="Hyperlink"/>
                <w:noProof/>
              </w:rPr>
              <w:t>APPENDIX</w:t>
            </w:r>
            <w:r w:rsidRPr="00A309E9">
              <w:rPr>
                <w:rStyle w:val="Hyperlink"/>
                <w:noProof/>
                <w:spacing w:val="-5"/>
              </w:rPr>
              <w:t xml:space="preserve"> </w:t>
            </w:r>
            <w:r w:rsidRPr="00A309E9">
              <w:rPr>
                <w:rStyle w:val="Hyperlink"/>
                <w:noProof/>
              </w:rPr>
              <w:t>B</w:t>
            </w:r>
            <w:r w:rsidRPr="00A309E9">
              <w:rPr>
                <w:rStyle w:val="Hyperlink"/>
                <w:noProof/>
                <w:spacing w:val="-4"/>
              </w:rPr>
              <w:t xml:space="preserve"> </w:t>
            </w:r>
            <w:r w:rsidRPr="00A309E9">
              <w:rPr>
                <w:rStyle w:val="Hyperlink"/>
                <w:noProof/>
              </w:rPr>
              <w:t>–</w:t>
            </w:r>
            <w:r w:rsidRPr="00A309E9">
              <w:rPr>
                <w:rStyle w:val="Hyperlink"/>
                <w:noProof/>
                <w:spacing w:val="-4"/>
              </w:rPr>
              <w:t xml:space="preserve"> </w:t>
            </w:r>
            <w:r w:rsidRPr="00A309E9">
              <w:rPr>
                <w:rStyle w:val="Hyperlink"/>
                <w:noProof/>
              </w:rPr>
              <w:t>Archer Licensing details</w:t>
            </w:r>
            <w:r>
              <w:rPr>
                <w:noProof/>
                <w:webHidden/>
              </w:rPr>
              <w:tab/>
            </w:r>
            <w:r>
              <w:rPr>
                <w:noProof/>
                <w:webHidden/>
              </w:rPr>
              <w:fldChar w:fldCharType="begin"/>
            </w:r>
            <w:r>
              <w:rPr>
                <w:noProof/>
                <w:webHidden/>
              </w:rPr>
              <w:instrText xml:space="preserve"> PAGEREF _Toc242398809 \h </w:instrText>
            </w:r>
            <w:r>
              <w:rPr>
                <w:noProof/>
                <w:webHidden/>
              </w:rPr>
            </w:r>
            <w:r>
              <w:rPr>
                <w:noProof/>
                <w:webHidden/>
              </w:rPr>
              <w:fldChar w:fldCharType="separate"/>
            </w:r>
            <w:r>
              <w:rPr>
                <w:noProof/>
                <w:webHidden/>
              </w:rPr>
              <w:t>34</w:t>
            </w:r>
            <w:r>
              <w:rPr>
                <w:noProof/>
                <w:webHidden/>
              </w:rPr>
              <w:fldChar w:fldCharType="end"/>
            </w:r>
          </w:hyperlink>
        </w:p>
        <w:p w14:paraId="3408E0D7" w14:textId="7ABFB670" w:rsidR="00BA3AB3" w:rsidRDefault="00BA3AB3" w:rsidP="00BA3AB3">
          <w:pPr>
            <w:pStyle w:val="TOC1"/>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10" w:history="1">
            <w:r w:rsidRPr="00A309E9">
              <w:rPr>
                <w:rStyle w:val="Hyperlink"/>
                <w:noProof/>
              </w:rPr>
              <w:t>APPENDIX</w:t>
            </w:r>
            <w:r w:rsidRPr="00A309E9">
              <w:rPr>
                <w:rStyle w:val="Hyperlink"/>
                <w:noProof/>
                <w:spacing w:val="-5"/>
              </w:rPr>
              <w:t xml:space="preserve"> </w:t>
            </w:r>
            <w:r w:rsidRPr="00A309E9">
              <w:rPr>
                <w:rStyle w:val="Hyperlink"/>
                <w:noProof/>
              </w:rPr>
              <w:t>C</w:t>
            </w:r>
            <w:r w:rsidRPr="00A309E9">
              <w:rPr>
                <w:rStyle w:val="Hyperlink"/>
                <w:noProof/>
                <w:spacing w:val="-4"/>
              </w:rPr>
              <w:t xml:space="preserve"> </w:t>
            </w:r>
            <w:r w:rsidRPr="00A309E9">
              <w:rPr>
                <w:rStyle w:val="Hyperlink"/>
                <w:noProof/>
              </w:rPr>
              <w:t>–</w:t>
            </w:r>
            <w:r w:rsidRPr="00A309E9">
              <w:rPr>
                <w:rStyle w:val="Hyperlink"/>
                <w:noProof/>
                <w:spacing w:val="-4"/>
              </w:rPr>
              <w:t xml:space="preserve"> </w:t>
            </w:r>
            <w:r w:rsidRPr="00A309E9">
              <w:rPr>
                <w:rStyle w:val="Hyperlink"/>
                <w:noProof/>
              </w:rPr>
              <w:t>Charges for Associated Services</w:t>
            </w:r>
            <w:r>
              <w:rPr>
                <w:noProof/>
                <w:webHidden/>
              </w:rPr>
              <w:tab/>
            </w:r>
            <w:r>
              <w:rPr>
                <w:noProof/>
                <w:webHidden/>
              </w:rPr>
              <w:fldChar w:fldCharType="begin"/>
            </w:r>
            <w:r>
              <w:rPr>
                <w:noProof/>
                <w:webHidden/>
              </w:rPr>
              <w:instrText xml:space="preserve"> PAGEREF _Toc242398810 \h </w:instrText>
            </w:r>
            <w:r>
              <w:rPr>
                <w:noProof/>
                <w:webHidden/>
              </w:rPr>
            </w:r>
            <w:r>
              <w:rPr>
                <w:noProof/>
                <w:webHidden/>
              </w:rPr>
              <w:fldChar w:fldCharType="separate"/>
            </w:r>
            <w:r>
              <w:rPr>
                <w:noProof/>
                <w:webHidden/>
              </w:rPr>
              <w:t>35</w:t>
            </w:r>
            <w:r>
              <w:rPr>
                <w:noProof/>
                <w:webHidden/>
              </w:rPr>
              <w:fldChar w:fldCharType="end"/>
            </w:r>
          </w:hyperlink>
        </w:p>
        <w:p w14:paraId="53A66641" w14:textId="155DC186" w:rsidR="00BA3AB3" w:rsidRDefault="00BA3AB3" w:rsidP="00BA3AB3">
          <w:pPr>
            <w:pStyle w:val="TOC1"/>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11" w:history="1">
            <w:r w:rsidRPr="00A309E9">
              <w:rPr>
                <w:rStyle w:val="Hyperlink"/>
                <w:noProof/>
              </w:rPr>
              <w:t>TRADEMARK</w:t>
            </w:r>
            <w:r w:rsidRPr="00A309E9">
              <w:rPr>
                <w:rStyle w:val="Hyperlink"/>
                <w:noProof/>
                <w:spacing w:val="-8"/>
              </w:rPr>
              <w:t xml:space="preserve"> </w:t>
            </w:r>
            <w:r w:rsidRPr="00A309E9">
              <w:rPr>
                <w:rStyle w:val="Hyperlink"/>
                <w:noProof/>
              </w:rPr>
              <w:t>&amp;</w:t>
            </w:r>
            <w:r w:rsidRPr="00A309E9">
              <w:rPr>
                <w:rStyle w:val="Hyperlink"/>
                <w:noProof/>
                <w:spacing w:val="-7"/>
              </w:rPr>
              <w:t xml:space="preserve"> </w:t>
            </w:r>
            <w:r w:rsidRPr="00A309E9">
              <w:rPr>
                <w:rStyle w:val="Hyperlink"/>
                <w:noProof/>
              </w:rPr>
              <w:t>COPYRIGHT</w:t>
            </w:r>
            <w:r w:rsidRPr="00A309E9">
              <w:rPr>
                <w:rStyle w:val="Hyperlink"/>
                <w:noProof/>
                <w:spacing w:val="-8"/>
              </w:rPr>
              <w:t xml:space="preserve"> </w:t>
            </w:r>
            <w:r w:rsidRPr="00A309E9">
              <w:rPr>
                <w:rStyle w:val="Hyperlink"/>
                <w:noProof/>
                <w:spacing w:val="-2"/>
              </w:rPr>
              <w:t>NOTICES</w:t>
            </w:r>
            <w:r>
              <w:rPr>
                <w:noProof/>
                <w:webHidden/>
              </w:rPr>
              <w:tab/>
            </w:r>
            <w:r>
              <w:rPr>
                <w:noProof/>
                <w:webHidden/>
              </w:rPr>
              <w:fldChar w:fldCharType="begin"/>
            </w:r>
            <w:r>
              <w:rPr>
                <w:noProof/>
                <w:webHidden/>
              </w:rPr>
              <w:instrText xml:space="preserve"> PAGEREF _Toc242398811 \h </w:instrText>
            </w:r>
            <w:r>
              <w:rPr>
                <w:noProof/>
                <w:webHidden/>
              </w:rPr>
            </w:r>
            <w:r>
              <w:rPr>
                <w:noProof/>
                <w:webHidden/>
              </w:rPr>
              <w:fldChar w:fldCharType="separate"/>
            </w:r>
            <w:r>
              <w:rPr>
                <w:noProof/>
                <w:webHidden/>
              </w:rPr>
              <w:t>36</w:t>
            </w:r>
            <w:r>
              <w:rPr>
                <w:noProof/>
                <w:webHidden/>
              </w:rPr>
              <w:fldChar w:fldCharType="end"/>
            </w:r>
          </w:hyperlink>
        </w:p>
        <w:p w14:paraId="31ADB6C3" w14:textId="54823623" w:rsidR="00BA3AB3" w:rsidRDefault="00BA3AB3" w:rsidP="00BA3AB3">
          <w:pPr>
            <w:pStyle w:val="TOC2"/>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12" w:history="1">
            <w:r w:rsidRPr="00A309E9">
              <w:rPr>
                <w:rStyle w:val="Hyperlink"/>
                <w:noProof/>
                <w:spacing w:val="-2"/>
              </w:rPr>
              <w:t>Trademarks</w:t>
            </w:r>
            <w:r>
              <w:rPr>
                <w:noProof/>
                <w:webHidden/>
              </w:rPr>
              <w:tab/>
            </w:r>
            <w:r>
              <w:rPr>
                <w:noProof/>
                <w:webHidden/>
              </w:rPr>
              <w:fldChar w:fldCharType="begin"/>
            </w:r>
            <w:r>
              <w:rPr>
                <w:noProof/>
                <w:webHidden/>
              </w:rPr>
              <w:instrText xml:space="preserve"> PAGEREF _Toc242398812 \h </w:instrText>
            </w:r>
            <w:r>
              <w:rPr>
                <w:noProof/>
                <w:webHidden/>
              </w:rPr>
            </w:r>
            <w:r>
              <w:rPr>
                <w:noProof/>
                <w:webHidden/>
              </w:rPr>
              <w:fldChar w:fldCharType="separate"/>
            </w:r>
            <w:r>
              <w:rPr>
                <w:noProof/>
                <w:webHidden/>
              </w:rPr>
              <w:t>36</w:t>
            </w:r>
            <w:r>
              <w:rPr>
                <w:noProof/>
                <w:webHidden/>
              </w:rPr>
              <w:fldChar w:fldCharType="end"/>
            </w:r>
          </w:hyperlink>
        </w:p>
        <w:p w14:paraId="704926F0" w14:textId="679E48E7" w:rsidR="00BA3AB3" w:rsidRDefault="00BA3AB3" w:rsidP="00BA3AB3">
          <w:pPr>
            <w:pStyle w:val="TOC2"/>
            <w:tabs>
              <w:tab w:val="right" w:leader="dot" w:pos="10065"/>
            </w:tabs>
            <w:ind w:right="735"/>
            <w:rPr>
              <w:rFonts w:asciiTheme="minorHAnsi" w:eastAsiaTheme="minorEastAsia" w:hAnsiTheme="minorHAnsi" w:cstheme="minorBidi"/>
              <w:noProof/>
              <w:kern w:val="2"/>
              <w:sz w:val="24"/>
              <w:szCs w:val="24"/>
              <w14:ligatures w14:val="standardContextual"/>
            </w:rPr>
          </w:pPr>
          <w:hyperlink w:anchor="_Toc242398813" w:history="1">
            <w:r w:rsidRPr="00A309E9">
              <w:rPr>
                <w:rStyle w:val="Hyperlink"/>
                <w:noProof/>
                <w:spacing w:val="-2"/>
              </w:rPr>
              <w:t>Copyright</w:t>
            </w:r>
            <w:r>
              <w:rPr>
                <w:noProof/>
                <w:webHidden/>
              </w:rPr>
              <w:tab/>
            </w:r>
            <w:r>
              <w:rPr>
                <w:noProof/>
                <w:webHidden/>
              </w:rPr>
              <w:fldChar w:fldCharType="begin"/>
            </w:r>
            <w:r>
              <w:rPr>
                <w:noProof/>
                <w:webHidden/>
              </w:rPr>
              <w:instrText xml:space="preserve"> PAGEREF _Toc242398813 \h </w:instrText>
            </w:r>
            <w:r>
              <w:rPr>
                <w:noProof/>
                <w:webHidden/>
              </w:rPr>
            </w:r>
            <w:r>
              <w:rPr>
                <w:noProof/>
                <w:webHidden/>
              </w:rPr>
              <w:fldChar w:fldCharType="separate"/>
            </w:r>
            <w:r>
              <w:rPr>
                <w:noProof/>
                <w:webHidden/>
              </w:rPr>
              <w:t>36</w:t>
            </w:r>
            <w:r>
              <w:rPr>
                <w:noProof/>
                <w:webHidden/>
              </w:rPr>
              <w:fldChar w:fldCharType="end"/>
            </w:r>
          </w:hyperlink>
        </w:p>
        <w:p w14:paraId="042943C7" w14:textId="4167A5B2" w:rsidR="00DA51A5" w:rsidRDefault="00AB654C" w:rsidP="00BA3AB3">
          <w:pPr>
            <w:tabs>
              <w:tab w:val="left" w:pos="9923"/>
              <w:tab w:val="right" w:leader="dot" w:pos="10065"/>
            </w:tabs>
            <w:ind w:right="735"/>
          </w:pPr>
          <w:r>
            <w:fldChar w:fldCharType="end"/>
          </w:r>
        </w:p>
      </w:sdtContent>
    </w:sdt>
    <w:p w14:paraId="7B637CC0" w14:textId="77777777" w:rsidR="00583488" w:rsidRDefault="00583488" w:rsidP="00786515">
      <w:pPr>
        <w:pStyle w:val="Heading1"/>
        <w:ind w:left="0"/>
        <w:rPr>
          <w:color w:val="041A77"/>
        </w:rPr>
      </w:pPr>
    </w:p>
    <w:p w14:paraId="55C2D991" w14:textId="7A002AFA" w:rsidR="00786515" w:rsidRPr="00786515" w:rsidRDefault="00786515" w:rsidP="00786515">
      <w:pPr>
        <w:rPr>
          <w:color w:val="041A77"/>
          <w:sz w:val="28"/>
          <w:szCs w:val="28"/>
        </w:rPr>
      </w:pPr>
      <w:r>
        <w:rPr>
          <w:color w:val="041A77"/>
        </w:rPr>
        <w:br w:type="page"/>
      </w:r>
    </w:p>
    <w:p w14:paraId="40EECCED" w14:textId="44D9F379" w:rsidR="00786515" w:rsidRDefault="00786515" w:rsidP="00786515">
      <w:pPr>
        <w:rPr>
          <w:color w:val="041A77"/>
        </w:rPr>
      </w:pPr>
    </w:p>
    <w:p w14:paraId="3E58507D" w14:textId="77777777" w:rsidR="00786515" w:rsidRPr="00786515" w:rsidRDefault="00786515" w:rsidP="00786515">
      <w:pPr>
        <w:pStyle w:val="BodyText"/>
        <w:spacing w:before="115"/>
        <w:ind w:left="360" w:right="1127"/>
      </w:pPr>
      <w:r w:rsidRPr="00786515">
        <w:t xml:space="preserve">This Statement of Work is made between: </w:t>
      </w:r>
    </w:p>
    <w:p w14:paraId="5D14A553" w14:textId="77777777" w:rsidR="00786515" w:rsidRPr="00786515" w:rsidRDefault="00786515" w:rsidP="00786515">
      <w:pPr>
        <w:pStyle w:val="BodyText"/>
        <w:spacing w:before="115"/>
        <w:ind w:left="360" w:right="1127"/>
      </w:pPr>
    </w:p>
    <w:p w14:paraId="7C1739CA" w14:textId="5834445C" w:rsidR="00786515" w:rsidRPr="00786515" w:rsidRDefault="00786515" w:rsidP="00786515">
      <w:pPr>
        <w:pStyle w:val="BodyText"/>
        <w:spacing w:before="115"/>
        <w:ind w:left="360" w:right="1127"/>
      </w:pPr>
      <w:commentRangeStart w:id="13"/>
      <w:del w:id="14" w:author="Joanne Gregson" w:date="2026-10-09T16:15:00Z" w16du:dateUtc="2026-10-09T15:15:00Z">
        <w:r w:rsidRPr="00786515" w:rsidDel="00FD3561">
          <w:rPr>
            <w:b/>
            <w:bCs/>
          </w:rPr>
          <w:delText>[</w:delText>
        </w:r>
      </w:del>
      <w:r w:rsidRPr="00786515">
        <w:rPr>
          <w:b/>
          <w:bCs/>
        </w:rPr>
        <w:t>Handelsbanken PLC</w:t>
      </w:r>
      <w:del w:id="15" w:author="Joanne Gregson" w:date="2026-10-09T16:15:00Z" w16du:dateUtc="2026-10-09T15:15:00Z">
        <w:r w:rsidRPr="00786515" w:rsidDel="00FD3561">
          <w:rPr>
            <w:b/>
            <w:bCs/>
          </w:rPr>
          <w:delText>]</w:delText>
        </w:r>
      </w:del>
      <w:r w:rsidRPr="00786515">
        <w:rPr>
          <w:b/>
          <w:bCs/>
        </w:rPr>
        <w:t>,</w:t>
      </w:r>
      <w:r w:rsidRPr="00786515">
        <w:t xml:space="preserve"> a company incorporated in </w:t>
      </w:r>
      <w:del w:id="16" w:author="Joanne Gregson" w:date="2026-10-09T16:15:00Z" w16du:dateUtc="2026-10-09T15:15:00Z">
        <w:r w:rsidRPr="00786515" w:rsidDel="00FD3561">
          <w:delText>[</w:delText>
        </w:r>
      </w:del>
      <w:r w:rsidRPr="00786515">
        <w:t>England &amp; Wales</w:t>
      </w:r>
      <w:del w:id="17" w:author="Joanne Gregson" w:date="2026-10-09T16:15:00Z" w16du:dateUtc="2026-10-09T15:15:00Z">
        <w:r w:rsidRPr="00786515" w:rsidDel="00FD3561">
          <w:delText>]</w:delText>
        </w:r>
      </w:del>
      <w:r w:rsidRPr="00786515">
        <w:t xml:space="preserve"> under company number</w:t>
      </w:r>
      <w:del w:id="18" w:author="Joanne Gregson" w:date="2026-10-09T16:15:00Z" w16du:dateUtc="2026-10-09T15:15:00Z">
        <w:r w:rsidRPr="00786515" w:rsidDel="00FD3561">
          <w:delText xml:space="preserve"> [</w:delText>
        </w:r>
      </w:del>
      <w:r w:rsidRPr="00786515">
        <w:t>11305395</w:t>
      </w:r>
      <w:del w:id="19" w:author="Joanne Gregson" w:date="2026-10-09T16:15:00Z" w16du:dateUtc="2026-10-09T15:15:00Z">
        <w:r w:rsidRPr="00786515" w:rsidDel="00FD3561">
          <w:delText>]</w:delText>
        </w:r>
      </w:del>
      <w:r w:rsidRPr="00786515">
        <w:t xml:space="preserve"> whose registered office is at </w:t>
      </w:r>
      <w:del w:id="20" w:author="Joanne Gregson" w:date="2026-10-09T16:15:00Z" w16du:dateUtc="2026-10-09T15:15:00Z">
        <w:r w:rsidRPr="00786515" w:rsidDel="00FD3561">
          <w:delText>[</w:delText>
        </w:r>
      </w:del>
      <w:r w:rsidRPr="00786515">
        <w:t>25 Basinghall Street, London, EC2V 5HA</w:t>
      </w:r>
      <w:del w:id="21" w:author="Joanne Gregson" w:date="2026-10-09T16:15:00Z" w16du:dateUtc="2026-10-09T15:15:00Z">
        <w:r w:rsidRPr="00786515" w:rsidDel="00FD3561">
          <w:delText>]</w:delText>
        </w:r>
      </w:del>
      <w:r w:rsidRPr="00786515">
        <w:t xml:space="preserve"> </w:t>
      </w:r>
      <w:commentRangeEnd w:id="13"/>
      <w:r w:rsidR="00FD3561" w:rsidRPr="00786515">
        <w:rPr>
          <w:rStyle w:val="CommentReference"/>
          <w:b/>
          <w:bCs/>
          <w:sz w:val="20"/>
          <w:szCs w:val="20"/>
        </w:rPr>
        <w:commentReference w:id="13"/>
      </w:r>
      <w:r w:rsidRPr="00786515">
        <w:rPr>
          <w:b/>
          <w:bCs/>
        </w:rPr>
        <w:t>(Handelsbanken);</w:t>
      </w:r>
      <w:r w:rsidRPr="00786515">
        <w:t xml:space="preserve"> and </w:t>
      </w:r>
    </w:p>
    <w:p w14:paraId="2210F604" w14:textId="77777777" w:rsidR="00786515" w:rsidRPr="00786515" w:rsidRDefault="00786515" w:rsidP="00786515">
      <w:pPr>
        <w:pStyle w:val="BodyText"/>
        <w:spacing w:before="115"/>
        <w:ind w:left="360" w:right="1127"/>
      </w:pPr>
    </w:p>
    <w:p w14:paraId="7FBAC60D" w14:textId="77777777" w:rsidR="00786515" w:rsidRPr="00786515" w:rsidRDefault="00786515" w:rsidP="00786515">
      <w:pPr>
        <w:pStyle w:val="BodyText"/>
        <w:spacing w:before="115"/>
        <w:ind w:left="360" w:right="1127"/>
      </w:pPr>
      <w:r w:rsidRPr="00786515">
        <w:t xml:space="preserve">Archer Technologies Ireland Limited, a company incorporated in Ireland under company number 730277 whose registered office is at Block A, George’s Quay Plaza, George’s Quay, Dublin 2, Dublin, Ireland, D02 E440 </w:t>
      </w:r>
      <w:r w:rsidRPr="00786515">
        <w:rPr>
          <w:b/>
          <w:bCs/>
        </w:rPr>
        <w:t>(Supplier).</w:t>
      </w:r>
      <w:r w:rsidRPr="00786515">
        <w:t xml:space="preserve"> </w:t>
      </w:r>
    </w:p>
    <w:p w14:paraId="3B4CCF51" w14:textId="77777777" w:rsidR="00786515" w:rsidRPr="00786515" w:rsidRDefault="00786515" w:rsidP="00786515">
      <w:pPr>
        <w:pStyle w:val="BodyText"/>
        <w:spacing w:before="115"/>
        <w:ind w:left="360" w:right="1127"/>
      </w:pPr>
    </w:p>
    <w:p w14:paraId="0CBA342A" w14:textId="77777777" w:rsidR="00786515" w:rsidRPr="00786515" w:rsidRDefault="00786515" w:rsidP="00786515">
      <w:pPr>
        <w:pStyle w:val="BodyText"/>
        <w:spacing w:before="115"/>
        <w:ind w:left="360" w:right="1127"/>
      </w:pPr>
      <w:r w:rsidRPr="00786515">
        <w:t xml:space="preserve">NOW THEREFORE IT IS HEREBY AGREED as follows: </w:t>
      </w:r>
    </w:p>
    <w:p w14:paraId="5E6FEBA6" w14:textId="77777777" w:rsidR="00786515" w:rsidRPr="00786515" w:rsidRDefault="00786515" w:rsidP="00786515">
      <w:pPr>
        <w:pStyle w:val="BodyText"/>
        <w:spacing w:before="115"/>
        <w:ind w:left="360" w:right="1127"/>
      </w:pPr>
    </w:p>
    <w:p w14:paraId="06B02895" w14:textId="6B615677" w:rsidR="00786515" w:rsidRPr="00CF284C" w:rsidRDefault="00786515">
      <w:pPr>
        <w:pStyle w:val="BodyText"/>
        <w:numPr>
          <w:ilvl w:val="0"/>
          <w:numId w:val="38"/>
        </w:numPr>
        <w:spacing w:before="115"/>
        <w:ind w:right="1127"/>
        <w:rPr>
          <w:b/>
          <w:bCs/>
          <w:rPrChange w:id="22" w:author="Joanne Gregson" w:date="2026-10-09T16:26:00Z" w16du:dateUtc="2026-10-09T15:26:00Z">
            <w:rPr/>
          </w:rPrChange>
        </w:rPr>
        <w:pPrChange w:id="23" w:author="Joanne Gregson" w:date="2026-10-09T16:26:00Z" w16du:dateUtc="2026-10-09T15:26:00Z">
          <w:pPr>
            <w:pStyle w:val="BodyText"/>
            <w:spacing w:before="115"/>
            <w:ind w:left="360" w:right="1127"/>
          </w:pPr>
        </w:pPrChange>
      </w:pPr>
      <w:r w:rsidRPr="00CF284C">
        <w:rPr>
          <w:b/>
          <w:bCs/>
          <w:rPrChange w:id="24" w:author="Joanne Gregson" w:date="2026-10-09T16:26:00Z" w16du:dateUtc="2026-10-09T15:26:00Z">
            <w:rPr/>
          </w:rPrChange>
        </w:rPr>
        <w:t xml:space="preserve">Incorporation and interpretation </w:t>
      </w:r>
    </w:p>
    <w:p w14:paraId="2F119779" w14:textId="1668CB79" w:rsidR="00786515" w:rsidRPr="00786515" w:rsidRDefault="00CF284C">
      <w:pPr>
        <w:pStyle w:val="BodyText"/>
        <w:spacing w:before="115"/>
        <w:ind w:left="720" w:right="1127"/>
        <w:pPrChange w:id="25" w:author="Joanne Gregson" w:date="2026-10-09T16:29:00Z" w16du:dateUtc="2026-10-09T15:29:00Z">
          <w:pPr>
            <w:pStyle w:val="BodyText"/>
            <w:spacing w:before="115"/>
            <w:ind w:left="360" w:right="1127"/>
          </w:pPr>
        </w:pPrChange>
      </w:pPr>
      <w:ins w:id="26" w:author="Joanne Gregson" w:date="2026-10-09T16:28:00Z" w16du:dateUtc="2026-10-09T15:28:00Z">
        <w:r>
          <w:t>1.1</w:t>
        </w:r>
      </w:ins>
      <w:r w:rsidR="00786515" w:rsidRPr="00786515">
        <w:t xml:space="preserve">The parties acknowledge and agree that this Statement of Work: </w:t>
      </w:r>
    </w:p>
    <w:p w14:paraId="50ECD167" w14:textId="77777777" w:rsidR="00786515" w:rsidRPr="00786515" w:rsidRDefault="00786515" w:rsidP="00786515">
      <w:pPr>
        <w:pStyle w:val="BodyText"/>
        <w:spacing w:before="115"/>
        <w:ind w:left="360" w:right="1127"/>
      </w:pPr>
    </w:p>
    <w:p w14:paraId="282A2B18" w14:textId="77777777" w:rsidR="00786515" w:rsidRPr="00786515" w:rsidRDefault="00786515">
      <w:pPr>
        <w:pStyle w:val="BodyText"/>
        <w:numPr>
          <w:ilvl w:val="3"/>
          <w:numId w:val="40"/>
        </w:numPr>
        <w:spacing w:before="115"/>
        <w:ind w:right="1127"/>
        <w:pPrChange w:id="27" w:author="Joanne Gregson" w:date="2026-10-09T16:29:00Z" w16du:dateUtc="2026-10-09T15:29:00Z">
          <w:pPr>
            <w:pStyle w:val="BodyText"/>
            <w:spacing w:before="115"/>
            <w:ind w:left="360" w:right="1127"/>
          </w:pPr>
        </w:pPrChange>
      </w:pPr>
      <w:r w:rsidRPr="00786515">
        <w:t xml:space="preserve">is made pursuant to the Master Services Agreement and previous order form (ref:  Q-14777) relating to the provision of Services between </w:t>
      </w:r>
      <w:r w:rsidRPr="00CF284C">
        <w:rPr>
          <w:b/>
          <w:bCs/>
          <w:rPrChange w:id="28" w:author="Joanne Gregson" w:date="2026-10-09T16:28:00Z" w16du:dateUtc="2026-10-09T15:28:00Z">
            <w:rPr/>
          </w:rPrChange>
        </w:rPr>
        <w:t>Handelsbanken PLC</w:t>
      </w:r>
      <w:r w:rsidRPr="00786515">
        <w:t xml:space="preserve"> and </w:t>
      </w:r>
      <w:r w:rsidRPr="00CF284C">
        <w:rPr>
          <w:b/>
          <w:bCs/>
          <w:rPrChange w:id="29" w:author="Joanne Gregson" w:date="2026-10-09T16:28:00Z" w16du:dateUtc="2026-10-09T15:28:00Z">
            <w:rPr/>
          </w:rPrChange>
        </w:rPr>
        <w:t>Archer Technologies Ireland Limited</w:t>
      </w:r>
      <w:r w:rsidRPr="00786515">
        <w:t xml:space="preserve"> dated 30th July 2026 </w:t>
      </w:r>
      <w:r w:rsidRPr="00CF284C">
        <w:rPr>
          <w:b/>
          <w:bCs/>
          <w:rPrChange w:id="30" w:author="Joanne Gregson" w:date="2026-10-09T16:29:00Z" w16du:dateUtc="2026-10-09T15:29:00Z">
            <w:rPr/>
          </w:rPrChange>
        </w:rPr>
        <w:t>(Agreement);</w:t>
      </w:r>
      <w:r w:rsidRPr="00786515">
        <w:t xml:space="preserve"> </w:t>
      </w:r>
    </w:p>
    <w:p w14:paraId="74C406EA" w14:textId="77777777" w:rsidR="00786515" w:rsidRPr="00786515" w:rsidRDefault="00786515">
      <w:pPr>
        <w:pStyle w:val="BodyText"/>
        <w:numPr>
          <w:ilvl w:val="3"/>
          <w:numId w:val="40"/>
        </w:numPr>
        <w:spacing w:before="115"/>
        <w:ind w:right="1127"/>
        <w:pPrChange w:id="31" w:author="Joanne Gregson" w:date="2026-10-09T16:29:00Z" w16du:dateUtc="2026-10-09T15:29:00Z">
          <w:pPr>
            <w:pStyle w:val="BodyText"/>
            <w:spacing w:before="115"/>
            <w:ind w:left="360" w:right="1127"/>
          </w:pPr>
        </w:pPrChange>
      </w:pPr>
      <w:del w:id="32" w:author="Joanne Gregson" w:date="2026-10-09T16:27:00Z" w16du:dateUtc="2026-10-09T15:27:00Z">
        <w:r w:rsidRPr="00786515" w:rsidDel="00CF284C">
          <w:delText xml:space="preserve">(b) </w:delText>
        </w:r>
      </w:del>
      <w:r w:rsidRPr="00786515">
        <w:t xml:space="preserve">sets out details of the Supplier's provision of certain Services and/or Deliverables to Handelsbanken as described herein; and </w:t>
      </w:r>
    </w:p>
    <w:p w14:paraId="1F4A3EFD" w14:textId="77777777" w:rsidR="00786515" w:rsidRPr="00786515" w:rsidRDefault="00786515">
      <w:pPr>
        <w:pStyle w:val="BodyText"/>
        <w:numPr>
          <w:ilvl w:val="3"/>
          <w:numId w:val="40"/>
        </w:numPr>
        <w:spacing w:before="115"/>
        <w:ind w:right="1127"/>
        <w:pPrChange w:id="33" w:author="Joanne Gregson" w:date="2026-10-09T16:29:00Z" w16du:dateUtc="2026-10-09T15:29:00Z">
          <w:pPr>
            <w:pStyle w:val="BodyText"/>
            <w:spacing w:before="115"/>
            <w:ind w:left="360" w:right="1127"/>
          </w:pPr>
        </w:pPrChange>
      </w:pPr>
      <w:del w:id="34" w:author="Joanne Gregson" w:date="2026-10-09T16:27:00Z" w16du:dateUtc="2026-10-09T15:27:00Z">
        <w:r w:rsidRPr="00786515" w:rsidDel="00CF284C">
          <w:delText xml:space="preserve">(c) </w:delText>
        </w:r>
      </w:del>
      <w:r w:rsidRPr="00786515">
        <w:t xml:space="preserve">is subject to the provisions of the Agreement. </w:t>
      </w:r>
    </w:p>
    <w:p w14:paraId="7E5F2CAC" w14:textId="77777777" w:rsidR="00786515" w:rsidRPr="00786515" w:rsidRDefault="00786515" w:rsidP="00786515">
      <w:pPr>
        <w:pStyle w:val="BodyText"/>
        <w:spacing w:before="115"/>
        <w:ind w:left="360" w:right="1127"/>
      </w:pPr>
    </w:p>
    <w:p w14:paraId="2441CE9A" w14:textId="7839195B" w:rsidR="00786515" w:rsidRPr="00786515" w:rsidRDefault="00CF284C">
      <w:pPr>
        <w:pStyle w:val="BodyText"/>
        <w:spacing w:before="115"/>
        <w:ind w:left="720" w:right="1127"/>
        <w:pPrChange w:id="35" w:author="Joanne Gregson" w:date="2026-10-09T16:29:00Z" w16du:dateUtc="2026-10-09T15:29:00Z">
          <w:pPr>
            <w:pStyle w:val="BodyText"/>
            <w:spacing w:before="115"/>
            <w:ind w:left="360" w:right="1127"/>
          </w:pPr>
        </w:pPrChange>
      </w:pPr>
      <w:ins w:id="36" w:author="Joanne Gregson" w:date="2026-10-09T16:28:00Z" w16du:dateUtc="2026-10-09T15:28:00Z">
        <w:r>
          <w:t xml:space="preserve">1.2 </w:t>
        </w:r>
      </w:ins>
      <w:r w:rsidR="00786515" w:rsidRPr="00786515">
        <w:t xml:space="preserve">Any reference to Handelsbanken in the Agreement shall, for the purposes of this Statement of Work, be a reference to the entity identified as Handelsbanken above and that is entering into this Statement of Work. </w:t>
      </w:r>
    </w:p>
    <w:p w14:paraId="0B9FB70D" w14:textId="77777777" w:rsidR="00786515" w:rsidRPr="00786515" w:rsidRDefault="00786515" w:rsidP="00786515">
      <w:pPr>
        <w:pStyle w:val="BodyText"/>
        <w:spacing w:before="115"/>
        <w:ind w:left="360" w:right="1127"/>
      </w:pPr>
    </w:p>
    <w:p w14:paraId="093E1DAE" w14:textId="0987C0E1" w:rsidR="00786515" w:rsidRPr="00786515" w:rsidRDefault="00CF284C">
      <w:pPr>
        <w:pStyle w:val="BodyText"/>
        <w:spacing w:before="115"/>
        <w:ind w:left="720" w:right="1127"/>
        <w:pPrChange w:id="37" w:author="Joanne Gregson" w:date="2026-10-09T16:29:00Z" w16du:dateUtc="2026-10-09T15:29:00Z">
          <w:pPr>
            <w:pStyle w:val="BodyText"/>
            <w:spacing w:before="115"/>
            <w:ind w:left="360" w:right="1127"/>
          </w:pPr>
        </w:pPrChange>
      </w:pPr>
      <w:ins w:id="38" w:author="Joanne Gregson" w:date="2026-10-09T16:28:00Z" w16du:dateUtc="2026-10-09T15:28:00Z">
        <w:r>
          <w:t xml:space="preserve">1.3 </w:t>
        </w:r>
      </w:ins>
      <w:r w:rsidR="00786515" w:rsidRPr="00786515">
        <w:t xml:space="preserve">Any terms or phrases defined in the Agreement shall have the same meaning in this Statement of Work. </w:t>
      </w:r>
    </w:p>
    <w:p w14:paraId="2F055947" w14:textId="77777777" w:rsidR="00786515" w:rsidRPr="00786515" w:rsidRDefault="00786515" w:rsidP="00786515">
      <w:pPr>
        <w:pStyle w:val="BodyText"/>
        <w:spacing w:before="115"/>
        <w:ind w:left="360" w:right="1127"/>
      </w:pPr>
    </w:p>
    <w:p w14:paraId="7B3ED40D" w14:textId="77777777" w:rsidR="00786515" w:rsidRPr="00786515" w:rsidRDefault="00786515" w:rsidP="00786515">
      <w:pPr>
        <w:pStyle w:val="BodyText"/>
        <w:spacing w:before="115"/>
        <w:ind w:left="360" w:right="1127"/>
        <w:rPr>
          <w:b/>
          <w:bCs/>
        </w:rPr>
      </w:pPr>
      <w:r w:rsidRPr="00786515">
        <w:rPr>
          <w:b/>
          <w:bCs/>
        </w:rPr>
        <w:t xml:space="preserve">2 Effective date and term </w:t>
      </w:r>
    </w:p>
    <w:p w14:paraId="345A0011" w14:textId="184751E1" w:rsidR="00786515" w:rsidRPr="00786515" w:rsidRDefault="00786515" w:rsidP="00786515">
      <w:pPr>
        <w:pStyle w:val="BodyText"/>
        <w:spacing w:before="115"/>
        <w:ind w:left="360" w:right="1127"/>
      </w:pPr>
      <w:commentRangeStart w:id="39"/>
      <w:r w:rsidRPr="00786515">
        <w:t xml:space="preserve">This Statement of Work shall come into effect as of the date of the </w:t>
      </w:r>
      <w:r w:rsidR="00BA3AB3" w:rsidRPr="00CF284C">
        <w:rPr>
          <w:b/>
          <w:bCs/>
          <w:rPrChange w:id="40" w:author="Joanne Gregson" w:date="2026-10-09T16:31:00Z" w16du:dateUtc="2026-10-09T15:31:00Z">
            <w:rPr/>
          </w:rPrChange>
        </w:rPr>
        <w:t>Residency</w:t>
      </w:r>
      <w:ins w:id="41" w:author="Joanne Gregson" w:date="2026-10-09T16:30:00Z" w16du:dateUtc="2026-10-09T15:30:00Z">
        <w:r w:rsidR="00CF284C" w:rsidRPr="00CF284C">
          <w:rPr>
            <w:b/>
            <w:bCs/>
            <w:rPrChange w:id="42" w:author="Joanne Gregson" w:date="2026-10-09T16:31:00Z" w16du:dateUtc="2026-10-09T15:31:00Z">
              <w:rPr/>
            </w:rPrChange>
          </w:rPr>
          <w:t xml:space="preserve"> Commencement Date</w:t>
        </w:r>
      </w:ins>
      <w:r w:rsidR="00BA3AB3" w:rsidRPr="00CF284C">
        <w:rPr>
          <w:b/>
          <w:bCs/>
          <w:rPrChange w:id="43" w:author="Joanne Gregson" w:date="2026-10-09T16:31:00Z" w16du:dateUtc="2026-10-09T15:31:00Z">
            <w:rPr/>
          </w:rPrChange>
        </w:rPr>
        <w:t xml:space="preserve"> </w:t>
      </w:r>
      <w:ins w:id="44" w:author="Joanne Gregson" w:date="2026-10-09T16:32:00Z" w16du:dateUtc="2026-10-09T15:32:00Z">
        <w:r w:rsidR="00CF284C">
          <w:t>15</w:t>
        </w:r>
        <w:r w:rsidR="00CF284C" w:rsidRPr="00CF284C">
          <w:rPr>
            <w:vertAlign w:val="superscript"/>
            <w:rPrChange w:id="45" w:author="Joanne Gregson" w:date="2026-10-09T16:32:00Z" w16du:dateUtc="2026-10-09T15:32:00Z">
              <w:rPr/>
            </w:rPrChange>
          </w:rPr>
          <w:t>th</w:t>
        </w:r>
        <w:r w:rsidR="00CF284C">
          <w:t xml:space="preserve"> October 2026 </w:t>
        </w:r>
      </w:ins>
      <w:del w:id="46" w:author="Joanne Gregson" w:date="2026-10-09T16:30:00Z" w16du:dateUtc="2026-10-09T15:30:00Z">
        <w:r w:rsidR="00BA3AB3" w:rsidDel="00CF284C">
          <w:delText>starts</w:delText>
        </w:r>
        <w:r w:rsidRPr="00786515" w:rsidDel="00CF284C">
          <w:delText xml:space="preserve"> </w:delText>
        </w:r>
      </w:del>
      <w:r w:rsidRPr="00786515">
        <w:t xml:space="preserve">and shall continue thereafter for a period of </w:t>
      </w:r>
      <w:r w:rsidR="00F03D1A">
        <w:t>12</w:t>
      </w:r>
      <w:r w:rsidRPr="00786515">
        <w:t xml:space="preserve"> months, unless terminated earlier in accordance with the terms of the Agreement.</w:t>
      </w:r>
      <w:commentRangeEnd w:id="39"/>
      <w:r w:rsidR="00487975" w:rsidRPr="00786515">
        <w:rPr>
          <w:rStyle w:val="CommentReference"/>
          <w:sz w:val="20"/>
          <w:szCs w:val="20"/>
        </w:rPr>
        <w:commentReference w:id="39"/>
      </w:r>
    </w:p>
    <w:p w14:paraId="7BC16410" w14:textId="77777777" w:rsidR="00786515" w:rsidRPr="00786515" w:rsidRDefault="00786515" w:rsidP="00786515">
      <w:pPr>
        <w:pStyle w:val="BodyText"/>
        <w:spacing w:before="115"/>
        <w:ind w:left="360" w:right="1127"/>
      </w:pPr>
    </w:p>
    <w:p w14:paraId="46D3D8DB" w14:textId="77777777" w:rsidR="00786515" w:rsidRPr="00786515" w:rsidRDefault="00786515" w:rsidP="00786515">
      <w:pPr>
        <w:pStyle w:val="BodyText"/>
        <w:spacing w:before="115"/>
        <w:ind w:right="1127"/>
      </w:pPr>
    </w:p>
    <w:p w14:paraId="48333468" w14:textId="77777777" w:rsidR="00786515" w:rsidRPr="00786515" w:rsidRDefault="00786515" w:rsidP="00786515">
      <w:pPr>
        <w:pStyle w:val="BodyText"/>
        <w:spacing w:before="115"/>
        <w:ind w:left="360" w:right="1127"/>
        <w:rPr>
          <w:b/>
          <w:bCs/>
        </w:rPr>
      </w:pPr>
      <w:r w:rsidRPr="00786515">
        <w:rPr>
          <w:b/>
          <w:bCs/>
        </w:rPr>
        <w:t xml:space="preserve">3 The Services and Deliverables </w:t>
      </w:r>
    </w:p>
    <w:p w14:paraId="6F6E545E" w14:textId="77777777" w:rsidR="00786515" w:rsidRDefault="00786515" w:rsidP="00786515">
      <w:pPr>
        <w:pStyle w:val="BodyText"/>
        <w:spacing w:before="115"/>
        <w:ind w:left="360" w:right="1127"/>
      </w:pPr>
      <w:r w:rsidRPr="00786515">
        <w:t xml:space="preserve">3.1 The Supplier shall provide the following Services and Deliverables: </w:t>
      </w:r>
    </w:p>
    <w:p w14:paraId="736D45FB" w14:textId="77777777" w:rsidR="00786515" w:rsidRPr="00786515" w:rsidRDefault="00786515" w:rsidP="00786515">
      <w:pPr>
        <w:pStyle w:val="BodyText"/>
        <w:spacing w:before="115"/>
        <w:ind w:left="360" w:right="1127"/>
      </w:pPr>
    </w:p>
    <w:p w14:paraId="2291618E" w14:textId="77777777" w:rsidR="00786515" w:rsidRPr="00786515" w:rsidRDefault="00786515" w:rsidP="00786515">
      <w:pPr>
        <w:rPr>
          <w:color w:val="041A77"/>
          <w:lang w:val="en-GB"/>
        </w:rPr>
      </w:pPr>
    </w:p>
    <w:p w14:paraId="075DE411" w14:textId="77777777" w:rsidR="00786515" w:rsidRDefault="00786515" w:rsidP="00786515">
      <w:pPr>
        <w:rPr>
          <w:color w:val="041A77"/>
        </w:rPr>
      </w:pPr>
    </w:p>
    <w:p w14:paraId="6A82DA6A" w14:textId="77777777" w:rsidR="00786515" w:rsidRDefault="00786515" w:rsidP="00786515">
      <w:pPr>
        <w:rPr>
          <w:color w:val="041A77"/>
        </w:rPr>
      </w:pPr>
    </w:p>
    <w:p w14:paraId="49FB2030" w14:textId="3C77DD80" w:rsidR="00DA51A5" w:rsidRPr="00786515" w:rsidRDefault="00031B9C" w:rsidP="00786515">
      <w:pPr>
        <w:pStyle w:val="Heading1"/>
        <w:rPr>
          <w:color w:val="041A77"/>
        </w:rPr>
      </w:pPr>
      <w:bookmarkStart w:id="47" w:name="_Toc242398777"/>
      <w:r>
        <w:rPr>
          <w:color w:val="041A77"/>
        </w:rPr>
        <w:t>ENGAGEMENT OVERVIEW</w:t>
      </w:r>
      <w:bookmarkEnd w:id="47"/>
    </w:p>
    <w:p w14:paraId="420EC068" w14:textId="77777777" w:rsidR="00DA51A5" w:rsidRDefault="00AB654C">
      <w:pPr>
        <w:pStyle w:val="Heading2"/>
        <w:spacing w:before="120"/>
      </w:pPr>
      <w:bookmarkStart w:id="48" w:name="_Toc242398778"/>
      <w:r>
        <w:rPr>
          <w:color w:val="041A77"/>
        </w:rPr>
        <w:t>Service</w:t>
      </w:r>
      <w:r>
        <w:rPr>
          <w:color w:val="041A77"/>
          <w:spacing w:val="-8"/>
        </w:rPr>
        <w:t xml:space="preserve"> </w:t>
      </w:r>
      <w:r>
        <w:rPr>
          <w:color w:val="041A77"/>
          <w:spacing w:val="-2"/>
        </w:rPr>
        <w:t>Description</w:t>
      </w:r>
      <w:bookmarkEnd w:id="48"/>
    </w:p>
    <w:p w14:paraId="7B946B08" w14:textId="74365A4C" w:rsidR="004A6CE3" w:rsidRPr="007123B2" w:rsidRDefault="00AB654C" w:rsidP="007123B2">
      <w:pPr>
        <w:pStyle w:val="BodyText"/>
        <w:spacing w:before="115"/>
        <w:ind w:left="360" w:right="1127"/>
        <w:rPr>
          <w:color w:val="000000"/>
          <w:lang w:val="en-GB"/>
        </w:rPr>
      </w:pPr>
      <w:r>
        <w:t>Handelsbanken</w:t>
      </w:r>
      <w:r>
        <w:rPr>
          <w:spacing w:val="-5"/>
        </w:rPr>
        <w:t xml:space="preserve"> </w:t>
      </w:r>
      <w:r>
        <w:t>has</w:t>
      </w:r>
      <w:r>
        <w:rPr>
          <w:spacing w:val="-4"/>
        </w:rPr>
        <w:t xml:space="preserve"> </w:t>
      </w:r>
      <w:r>
        <w:t>requested</w:t>
      </w:r>
      <w:r>
        <w:rPr>
          <w:spacing w:val="-5"/>
        </w:rPr>
        <w:t xml:space="preserve"> </w:t>
      </w:r>
      <w:r>
        <w:t>the</w:t>
      </w:r>
      <w:r>
        <w:rPr>
          <w:spacing w:val="-4"/>
        </w:rPr>
        <w:t xml:space="preserve"> </w:t>
      </w:r>
      <w:r>
        <w:t>assistance</w:t>
      </w:r>
      <w:r>
        <w:rPr>
          <w:spacing w:val="-4"/>
        </w:rPr>
        <w:t xml:space="preserve"> </w:t>
      </w:r>
      <w:r>
        <w:t>of</w:t>
      </w:r>
      <w:r>
        <w:rPr>
          <w:spacing w:val="-3"/>
        </w:rPr>
        <w:t xml:space="preserve"> </w:t>
      </w:r>
      <w:r>
        <w:t>Archer</w:t>
      </w:r>
      <w:r>
        <w:rPr>
          <w:spacing w:val="-4"/>
        </w:rPr>
        <w:t xml:space="preserve"> </w:t>
      </w:r>
      <w:r>
        <w:t>Professional</w:t>
      </w:r>
      <w:r>
        <w:rPr>
          <w:spacing w:val="-4"/>
        </w:rPr>
        <w:t xml:space="preserve"> </w:t>
      </w:r>
      <w:r>
        <w:t>Services</w:t>
      </w:r>
      <w:r>
        <w:rPr>
          <w:spacing w:val="-4"/>
        </w:rPr>
        <w:t xml:space="preserve"> </w:t>
      </w:r>
      <w:r>
        <w:t>to</w:t>
      </w:r>
      <w:r>
        <w:rPr>
          <w:spacing w:val="-4"/>
        </w:rPr>
        <w:t xml:space="preserve"> </w:t>
      </w:r>
      <w:r>
        <w:t>implement the licensed</w:t>
      </w:r>
      <w:r w:rsidR="001F1790">
        <w:t xml:space="preserve"> Archer products </w:t>
      </w:r>
      <w:r w:rsidRPr="001F1790">
        <w:rPr>
          <w:color w:val="000000"/>
        </w:rPr>
        <w:t>defined</w:t>
      </w:r>
      <w:r>
        <w:rPr>
          <w:color w:val="000000"/>
        </w:rPr>
        <w:t xml:space="preserve"> in </w:t>
      </w:r>
      <w:r w:rsidR="004A6CE3">
        <w:rPr>
          <w:color w:val="000000"/>
        </w:rPr>
        <w:t>the Archer Order Form #</w:t>
      </w:r>
      <w:r w:rsidR="004A6CE3" w:rsidRPr="004A6CE3">
        <w:rPr>
          <w:color w:val="000000"/>
          <w:lang w:val="en-GB"/>
        </w:rPr>
        <w:t>Q-14777</w:t>
      </w:r>
      <w:r w:rsidR="004A6CE3">
        <w:rPr>
          <w:color w:val="000000"/>
          <w:lang w:val="en-GB"/>
        </w:rPr>
        <w:t xml:space="preserve"> a</w:t>
      </w:r>
      <w:r w:rsidR="008623A5">
        <w:rPr>
          <w:color w:val="000000"/>
          <w:lang w:val="en-GB"/>
        </w:rPr>
        <w:t xml:space="preserve">s described in Appendix </w:t>
      </w:r>
      <w:r w:rsidR="007123B2">
        <w:rPr>
          <w:color w:val="000000"/>
          <w:lang w:val="en-GB"/>
        </w:rPr>
        <w:t>B</w:t>
      </w:r>
      <w:r w:rsidR="008623A5">
        <w:rPr>
          <w:color w:val="000000"/>
          <w:lang w:val="en-GB"/>
        </w:rPr>
        <w:t>.</w:t>
      </w:r>
    </w:p>
    <w:p w14:paraId="300DE400" w14:textId="687ADFC8" w:rsidR="00DA51A5" w:rsidRDefault="00DA51A5">
      <w:pPr>
        <w:pStyle w:val="BodyText"/>
      </w:pPr>
    </w:p>
    <w:p w14:paraId="1FF0AE71" w14:textId="07C142C3" w:rsidR="00DA51A5" w:rsidRDefault="00AB654C">
      <w:pPr>
        <w:pStyle w:val="BodyText"/>
        <w:ind w:left="360" w:right="1127"/>
        <w:rPr>
          <w:spacing w:val="-2"/>
        </w:rPr>
      </w:pPr>
      <w:r>
        <w:t>This</w:t>
      </w:r>
      <w:r>
        <w:rPr>
          <w:spacing w:val="-3"/>
        </w:rPr>
        <w:t xml:space="preserve"> </w:t>
      </w:r>
      <w:r>
        <w:t>Statement</w:t>
      </w:r>
      <w:r>
        <w:rPr>
          <w:spacing w:val="-3"/>
        </w:rPr>
        <w:t xml:space="preserve"> </w:t>
      </w:r>
      <w:r>
        <w:t>of</w:t>
      </w:r>
      <w:r>
        <w:rPr>
          <w:spacing w:val="-3"/>
        </w:rPr>
        <w:t xml:space="preserve"> </w:t>
      </w:r>
      <w:r>
        <w:t>Work</w:t>
      </w:r>
      <w:r>
        <w:rPr>
          <w:spacing w:val="-3"/>
        </w:rPr>
        <w:t xml:space="preserve"> </w:t>
      </w:r>
      <w:r>
        <w:t>(SOW)</w:t>
      </w:r>
      <w:r>
        <w:rPr>
          <w:spacing w:val="-3"/>
        </w:rPr>
        <w:t xml:space="preserve"> </w:t>
      </w:r>
      <w:r>
        <w:t>details</w:t>
      </w:r>
      <w:r>
        <w:rPr>
          <w:spacing w:val="-3"/>
        </w:rPr>
        <w:t xml:space="preserve"> </w:t>
      </w:r>
      <w:r>
        <w:t>the</w:t>
      </w:r>
      <w:r>
        <w:rPr>
          <w:spacing w:val="-5"/>
        </w:rPr>
        <w:t xml:space="preserve"> </w:t>
      </w:r>
      <w:r>
        <w:t>Archer</w:t>
      </w:r>
      <w:r>
        <w:rPr>
          <w:spacing w:val="-3"/>
        </w:rPr>
        <w:t xml:space="preserve"> </w:t>
      </w:r>
      <w:r>
        <w:t>professional</w:t>
      </w:r>
      <w:r>
        <w:rPr>
          <w:spacing w:val="-3"/>
        </w:rPr>
        <w:t xml:space="preserve"> </w:t>
      </w:r>
      <w:r>
        <w:t>services</w:t>
      </w:r>
      <w:r>
        <w:rPr>
          <w:spacing w:val="-3"/>
        </w:rPr>
        <w:t xml:space="preserve"> </w:t>
      </w:r>
      <w:r>
        <w:t>that</w:t>
      </w:r>
      <w:r>
        <w:rPr>
          <w:spacing w:val="-3"/>
        </w:rPr>
        <w:t xml:space="preserve"> </w:t>
      </w:r>
      <w:r>
        <w:t>are</w:t>
      </w:r>
      <w:r>
        <w:rPr>
          <w:spacing w:val="-3"/>
        </w:rPr>
        <w:t xml:space="preserve"> </w:t>
      </w:r>
      <w:r>
        <w:t>proposed</w:t>
      </w:r>
      <w:r>
        <w:rPr>
          <w:spacing w:val="-4"/>
        </w:rPr>
        <w:t xml:space="preserve"> </w:t>
      </w:r>
      <w:r>
        <w:t xml:space="preserve">in support of this project and is based on Archer’s present understanding of Handelsbanken’s </w:t>
      </w:r>
      <w:r>
        <w:rPr>
          <w:spacing w:val="-2"/>
        </w:rPr>
        <w:t>requirements.</w:t>
      </w:r>
    </w:p>
    <w:p w14:paraId="14D9CD5F" w14:textId="77777777" w:rsidR="00A7142C" w:rsidRDefault="00A7142C">
      <w:pPr>
        <w:pStyle w:val="BodyText"/>
        <w:ind w:left="360" w:right="1127"/>
      </w:pPr>
    </w:p>
    <w:p w14:paraId="6698F947" w14:textId="2CD6F3FC" w:rsidR="000B3D84" w:rsidRDefault="006A6E11" w:rsidP="00697AC7">
      <w:pPr>
        <w:pStyle w:val="BodyText"/>
        <w:ind w:left="360" w:right="1127"/>
        <w:rPr>
          <w:ins w:id="49" w:author="Joanne Gregson" w:date="2026-10-09T16:48:00Z" w16du:dateUtc="2026-10-09T15:48:00Z"/>
          <w:highlight w:val="yellow"/>
        </w:rPr>
      </w:pPr>
      <w:r w:rsidRPr="00697AC7">
        <w:rPr>
          <w:highlight w:val="yellow"/>
        </w:rPr>
        <w:t xml:space="preserve">The objective of this Residency engagement </w:t>
      </w:r>
      <w:ins w:id="50" w:author="Joanne Gregson" w:date="2026-10-09T16:34:00Z" w16du:dateUtc="2026-10-09T15:34:00Z">
        <w:r w:rsidR="00CF284C">
          <w:rPr>
            <w:highlight w:val="yellow"/>
          </w:rPr>
          <w:t xml:space="preserve">Statement of Work </w:t>
        </w:r>
      </w:ins>
      <w:r w:rsidRPr="00697AC7">
        <w:rPr>
          <w:highlight w:val="yellow"/>
        </w:rPr>
        <w:t>is to provide Handelsbanken with dedicated Archer consulting capacity to support the implementation, configuration, enhancement and optimisation of its licensed Archer solutions. The Resident Consultant and Functional Consultant will perform activities jointly prioritised by Archer and Handelsbanken, which may include solution workshops, configuration iterations, integrations, testing, deployment assistance and knowledge transfer. All activities will be undertaken within the agreed Residency capacity, subject to applicable dependencies and business priorities</w:t>
      </w:r>
      <w:r w:rsidR="00697AC7" w:rsidRPr="00697AC7">
        <w:rPr>
          <w:highlight w:val="yellow"/>
        </w:rPr>
        <w:t>.</w:t>
      </w:r>
    </w:p>
    <w:p w14:paraId="166082E5" w14:textId="77777777" w:rsidR="00072E76" w:rsidRDefault="00072E76" w:rsidP="00697AC7">
      <w:pPr>
        <w:pStyle w:val="BodyText"/>
        <w:ind w:left="360" w:right="1127"/>
        <w:rPr>
          <w:ins w:id="51" w:author="Joanne Gregson" w:date="2026-10-09T16:48:00Z" w16du:dateUtc="2026-10-09T15:48:00Z"/>
          <w:highlight w:val="yellow"/>
        </w:rPr>
      </w:pPr>
    </w:p>
    <w:p w14:paraId="12D4786F" w14:textId="6A559762" w:rsidR="00072E76" w:rsidRPr="00697AC7" w:rsidRDefault="00072E76" w:rsidP="00697AC7">
      <w:pPr>
        <w:pStyle w:val="BodyText"/>
        <w:ind w:left="360" w:right="1127"/>
        <w:rPr>
          <w:highlight w:val="yellow"/>
        </w:rPr>
      </w:pPr>
      <w:ins w:id="52" w:author="Joanne Gregson" w:date="2026-10-09T16:48:00Z" w16du:dateUtc="2026-10-09T15:48:00Z">
        <w:r w:rsidRPr="00072E76">
          <w:t xml:space="preserve">Deliverables will consist of documented outputs, governance artefacts, implementation activities and knowledge transfer materials. </w:t>
        </w:r>
      </w:ins>
      <w:ins w:id="53" w:author="Joanne Gregson" w:date="2026-10-09T16:49:00Z" w16du:dateUtc="2026-10-09T15:49:00Z">
        <w:r>
          <w:t xml:space="preserve">Archer </w:t>
        </w:r>
      </w:ins>
      <w:ins w:id="54" w:author="Joanne Gregson" w:date="2026-10-09T16:48:00Z" w16du:dateUtc="2026-10-09T15:48:00Z">
        <w:r w:rsidRPr="00072E76">
          <w:t xml:space="preserve">shall maintain accurate records of activities undertaken and provide </w:t>
        </w:r>
      </w:ins>
      <w:ins w:id="55" w:author="Joanne Gregson" w:date="2026-10-09T16:49:00Z" w16du:dateUtc="2026-10-09T15:49:00Z">
        <w:r>
          <w:t xml:space="preserve">(as a minimum) </w:t>
        </w:r>
      </w:ins>
      <w:ins w:id="56" w:author="Joanne Gregson" w:date="2026-10-09T16:48:00Z" w16du:dateUtc="2026-10-09T15:48:00Z">
        <w:r w:rsidRPr="00072E76">
          <w:t>monthly service reports evidencing progress and outcomes achieved.</w:t>
        </w:r>
      </w:ins>
    </w:p>
    <w:p w14:paraId="7AF9D37D" w14:textId="77777777" w:rsidR="00C467ED" w:rsidRPr="00697AC7" w:rsidRDefault="00C467ED" w:rsidP="00A7142C">
      <w:pPr>
        <w:pStyle w:val="BodyText"/>
        <w:ind w:right="1127"/>
        <w:rPr>
          <w:color w:val="000000" w:themeColor="text1"/>
          <w:highlight w:val="yellow"/>
        </w:rPr>
      </w:pPr>
    </w:p>
    <w:p w14:paraId="30A622DE" w14:textId="6657F08B" w:rsidR="00C467ED" w:rsidRPr="00697AC7" w:rsidRDefault="00C467ED" w:rsidP="00C467ED">
      <w:pPr>
        <w:pStyle w:val="BodyText"/>
        <w:ind w:left="360"/>
        <w:rPr>
          <w:highlight w:val="yellow"/>
        </w:rPr>
      </w:pPr>
      <w:r w:rsidRPr="00697AC7">
        <w:rPr>
          <w:highlight w:val="yellow"/>
        </w:rPr>
        <w:t>In response to Handelsbanken’s business objectives, Archer will provide dedicated Archer Residency consulting services consisting of:</w:t>
      </w:r>
    </w:p>
    <w:p w14:paraId="709466A7" w14:textId="1C2FBE32" w:rsidR="00C467ED" w:rsidRPr="00697AC7" w:rsidRDefault="00C467ED">
      <w:pPr>
        <w:pStyle w:val="BodyText"/>
        <w:widowControl/>
        <w:numPr>
          <w:ilvl w:val="0"/>
          <w:numId w:val="33"/>
        </w:numPr>
        <w:autoSpaceDE/>
        <w:autoSpaceDN/>
        <w:spacing w:before="120" w:after="120"/>
        <w:ind w:right="652"/>
        <w:jc w:val="both"/>
        <w:rPr>
          <w:highlight w:val="yellow"/>
        </w:rPr>
      </w:pPr>
      <w:r w:rsidRPr="00697AC7">
        <w:rPr>
          <w:highlight w:val="yellow"/>
        </w:rPr>
        <w:t xml:space="preserve">One (1) full-time </w:t>
      </w:r>
      <w:commentRangeStart w:id="57"/>
      <w:r w:rsidRPr="00697AC7">
        <w:rPr>
          <w:highlight w:val="yellow"/>
        </w:rPr>
        <w:t xml:space="preserve">Archer Resident Consultant </w:t>
      </w:r>
      <w:commentRangeEnd w:id="57"/>
      <w:r w:rsidR="005254AB" w:rsidRPr="00697AC7">
        <w:rPr>
          <w:rStyle w:val="CommentReference"/>
          <w:sz w:val="20"/>
          <w:szCs w:val="20"/>
          <w:highlight w:val="yellow"/>
        </w:rPr>
        <w:commentReference w:id="57"/>
      </w:r>
      <w:r w:rsidRPr="00697AC7">
        <w:rPr>
          <w:highlight w:val="yellow"/>
        </w:rPr>
        <w:t xml:space="preserve">for the duration of the 12-month Residency engagement </w:t>
      </w:r>
      <w:ins w:id="58" w:author="Joanne Gregson" w:date="2026-10-09T16:35:00Z" w16du:dateUtc="2026-10-09T15:35:00Z">
        <w:r w:rsidR="00CF284C">
          <w:rPr>
            <w:highlight w:val="yellow"/>
          </w:rPr>
          <w:t xml:space="preserve">Statement of Work </w:t>
        </w:r>
      </w:ins>
      <w:r w:rsidRPr="00697AC7">
        <w:rPr>
          <w:highlight w:val="yellow"/>
        </w:rPr>
        <w:t xml:space="preserve">(excluding </w:t>
      </w:r>
      <w:commentRangeStart w:id="59"/>
      <w:r w:rsidRPr="00697AC7">
        <w:rPr>
          <w:highlight w:val="yellow"/>
        </w:rPr>
        <w:t>Archer-observed holidays</w:t>
      </w:r>
      <w:commentRangeEnd w:id="59"/>
      <w:r w:rsidR="00160F7C" w:rsidRPr="00697AC7">
        <w:rPr>
          <w:rStyle w:val="CommentReference"/>
          <w:sz w:val="20"/>
          <w:szCs w:val="20"/>
          <w:highlight w:val="yellow"/>
        </w:rPr>
        <w:commentReference w:id="59"/>
      </w:r>
      <w:r w:rsidRPr="00697AC7">
        <w:rPr>
          <w:highlight w:val="yellow"/>
        </w:rPr>
        <w:t>, approved paid time off, and sick leave); and</w:t>
      </w:r>
    </w:p>
    <w:p w14:paraId="13DCFAEE" w14:textId="29651E00" w:rsidR="00C467ED" w:rsidRPr="00697AC7" w:rsidRDefault="00C467ED">
      <w:pPr>
        <w:pStyle w:val="BodyText"/>
        <w:widowControl/>
        <w:numPr>
          <w:ilvl w:val="0"/>
          <w:numId w:val="33"/>
        </w:numPr>
        <w:autoSpaceDE/>
        <w:autoSpaceDN/>
        <w:spacing w:before="120" w:after="120"/>
        <w:ind w:right="652"/>
        <w:jc w:val="both"/>
        <w:rPr>
          <w:highlight w:val="yellow"/>
        </w:rPr>
      </w:pPr>
      <w:r w:rsidRPr="00697AC7">
        <w:rPr>
          <w:highlight w:val="yellow"/>
        </w:rPr>
        <w:t xml:space="preserve">Two hundred and twenty </w:t>
      </w:r>
      <w:commentRangeStart w:id="60"/>
      <w:r w:rsidRPr="00697AC7">
        <w:rPr>
          <w:highlight w:val="yellow"/>
        </w:rPr>
        <w:t xml:space="preserve">(220) hours </w:t>
      </w:r>
      <w:commentRangeEnd w:id="60"/>
      <w:r w:rsidR="00160F7C" w:rsidRPr="00697AC7">
        <w:rPr>
          <w:rStyle w:val="CommentReference"/>
          <w:sz w:val="20"/>
          <w:szCs w:val="20"/>
          <w:highlight w:val="yellow"/>
        </w:rPr>
        <w:commentReference w:id="60"/>
      </w:r>
      <w:r w:rsidRPr="00697AC7">
        <w:rPr>
          <w:highlight w:val="yellow"/>
        </w:rPr>
        <w:t>of Archer Functional Consultant services to provide subject matter expertise, solution design guidance, and support for complex enhancements, as required throughout the term of this Statement of Work ("SOW").</w:t>
      </w:r>
    </w:p>
    <w:p w14:paraId="74481A7E" w14:textId="5153149A" w:rsidR="00DA51A5" w:rsidRDefault="00DA51A5">
      <w:pPr>
        <w:pStyle w:val="BodyText"/>
        <w:spacing w:before="1"/>
      </w:pPr>
    </w:p>
    <w:p w14:paraId="46814D71" w14:textId="3D2C1983" w:rsidR="00DA51A5" w:rsidRDefault="00AB654C" w:rsidP="008623A5">
      <w:pPr>
        <w:pStyle w:val="BodyText"/>
        <w:spacing w:before="59"/>
        <w:ind w:left="360"/>
      </w:pPr>
      <w:r>
        <w:t>The</w:t>
      </w:r>
      <w:r w:rsidRPr="008623A5">
        <w:t xml:space="preserve"> </w:t>
      </w:r>
      <w:r>
        <w:t>proposed</w:t>
      </w:r>
      <w:r w:rsidRPr="008623A5">
        <w:t xml:space="preserve"> </w:t>
      </w:r>
      <w:r>
        <w:t>services</w:t>
      </w:r>
      <w:r w:rsidRPr="008623A5">
        <w:t xml:space="preserve"> </w:t>
      </w:r>
      <w:r>
        <w:t>will</w:t>
      </w:r>
      <w:r w:rsidRPr="008623A5">
        <w:t xml:space="preserve"> </w:t>
      </w:r>
      <w:r>
        <w:t>be</w:t>
      </w:r>
      <w:r w:rsidRPr="008623A5">
        <w:t xml:space="preserve"> </w:t>
      </w:r>
      <w:r>
        <w:t>delivered</w:t>
      </w:r>
      <w:r w:rsidRPr="008623A5">
        <w:t xml:space="preserve"> </w:t>
      </w:r>
      <w:r w:rsidR="00C467ED">
        <w:t xml:space="preserve">as a one-year </w:t>
      </w:r>
      <w:r w:rsidR="00E97DB7">
        <w:t>full-time</w:t>
      </w:r>
      <w:r w:rsidR="00C467ED">
        <w:t xml:space="preserve"> </w:t>
      </w:r>
      <w:r w:rsidR="00C467ED" w:rsidRPr="00697AC7">
        <w:rPr>
          <w:highlight w:val="yellow"/>
        </w:rPr>
        <w:t>Residency Ratable</w:t>
      </w:r>
      <w:r w:rsidRPr="008623A5">
        <w:t>.</w:t>
      </w:r>
      <w:r w:rsidR="00647A49">
        <w:t xml:space="preserve"> Which is outlined in </w:t>
      </w:r>
      <w:ins w:id="61" w:author="Joanne Gregson" w:date="2026-10-09T16:35:00Z" w16du:dateUtc="2026-10-09T15:35:00Z">
        <w:r w:rsidR="00CF284C">
          <w:t>the</w:t>
        </w:r>
      </w:ins>
      <w:r w:rsidR="00E8655A">
        <w:t xml:space="preserve">“Charges” </w:t>
      </w:r>
      <w:r w:rsidR="00647A49">
        <w:t xml:space="preserve">section and detailed on the Archer Order </w:t>
      </w:r>
      <w:r w:rsidR="00647A49" w:rsidRPr="008623A5">
        <w:t xml:space="preserve">Form </w:t>
      </w:r>
      <w:r w:rsidR="00E8655A" w:rsidRPr="008623A5">
        <w:t>Q-</w:t>
      </w:r>
      <w:r w:rsidR="008623A5" w:rsidRPr="008623A5">
        <w:t xml:space="preserve"> </w:t>
      </w:r>
      <w:r w:rsidR="008D5AFB" w:rsidRPr="008D5AFB">
        <w:t>18773</w:t>
      </w:r>
    </w:p>
    <w:p w14:paraId="7FA48A55" w14:textId="77777777" w:rsidR="00647A49" w:rsidRDefault="00647A49">
      <w:pPr>
        <w:pStyle w:val="BodyText"/>
        <w:spacing w:before="59"/>
        <w:rPr>
          <w:sz w:val="28"/>
        </w:rPr>
      </w:pPr>
    </w:p>
    <w:p w14:paraId="7E5D4EA5" w14:textId="77777777" w:rsidR="00C467ED" w:rsidRPr="00C467ED" w:rsidRDefault="00C467ED" w:rsidP="00C467ED">
      <w:pPr>
        <w:pStyle w:val="Heading2"/>
        <w:spacing w:before="120"/>
        <w:rPr>
          <w:color w:val="041A77"/>
        </w:rPr>
      </w:pPr>
      <w:bookmarkStart w:id="62" w:name="_Toc235527311"/>
      <w:bookmarkStart w:id="63" w:name="_Toc242398779"/>
      <w:r w:rsidRPr="00C467ED">
        <w:rPr>
          <w:color w:val="041A77"/>
        </w:rPr>
        <w:t>Archer Residency Consulting Profile Details</w:t>
      </w:r>
      <w:bookmarkEnd w:id="62"/>
      <w:bookmarkEnd w:id="63"/>
    </w:p>
    <w:p w14:paraId="5C9F019B" w14:textId="77777777" w:rsidR="00C467ED" w:rsidRPr="00C467ED" w:rsidRDefault="00C467ED" w:rsidP="00C467ED">
      <w:pPr>
        <w:pStyle w:val="ListBullet"/>
        <w:ind w:left="720" w:right="1161" w:hanging="360"/>
        <w:jc w:val="both"/>
        <w:rPr>
          <w:rFonts w:ascii="Verdana" w:hAnsi="Verdana"/>
        </w:rPr>
      </w:pPr>
      <w:r w:rsidRPr="00C467ED">
        <w:rPr>
          <w:rFonts w:ascii="Verdana" w:hAnsi="Verdana"/>
        </w:rPr>
        <w:t>Archer Full-time Consultant</w:t>
      </w:r>
    </w:p>
    <w:p w14:paraId="5B0D8647" w14:textId="24020FE0" w:rsidR="00C467ED" w:rsidRPr="00C467ED" w:rsidRDefault="00C467ED">
      <w:pPr>
        <w:pStyle w:val="ListBullet"/>
        <w:numPr>
          <w:ilvl w:val="0"/>
          <w:numId w:val="35"/>
        </w:numPr>
        <w:ind w:right="1161"/>
        <w:jc w:val="both"/>
        <w:rPr>
          <w:rFonts w:ascii="Verdana" w:hAnsi="Verdana"/>
          <w:b/>
          <w:bCs/>
          <w:lang w:val="fr-FR"/>
        </w:rPr>
      </w:pPr>
      <w:r w:rsidRPr="00C467ED">
        <w:rPr>
          <w:rFonts w:ascii="Verdana" w:hAnsi="Verdana"/>
          <w:b/>
          <w:bCs/>
          <w:lang w:val="fr-FR"/>
        </w:rPr>
        <w:t xml:space="preserve">Term: </w:t>
      </w:r>
      <w:r>
        <w:rPr>
          <w:rFonts w:ascii="Verdana" w:hAnsi="Verdana"/>
          <w:b/>
          <w:bCs/>
          <w:lang w:val="fr-FR"/>
        </w:rPr>
        <w:t>12</w:t>
      </w:r>
      <w:r w:rsidRPr="00C467ED">
        <w:rPr>
          <w:rFonts w:ascii="Verdana" w:hAnsi="Verdana"/>
          <w:b/>
          <w:bCs/>
          <w:lang w:val="fr-FR"/>
        </w:rPr>
        <w:t xml:space="preserve"> months</w:t>
      </w:r>
    </w:p>
    <w:p w14:paraId="30E52C02" w14:textId="52C86C44" w:rsidR="00C467ED" w:rsidRPr="00C467ED" w:rsidRDefault="00C467ED">
      <w:pPr>
        <w:pStyle w:val="ListBullet"/>
        <w:numPr>
          <w:ilvl w:val="0"/>
          <w:numId w:val="35"/>
        </w:numPr>
        <w:ind w:right="1161"/>
        <w:jc w:val="both"/>
        <w:rPr>
          <w:rFonts w:ascii="Verdana" w:hAnsi="Verdana"/>
          <w:b/>
          <w:bCs/>
        </w:rPr>
      </w:pPr>
      <w:r w:rsidRPr="00C467ED">
        <w:rPr>
          <w:rFonts w:ascii="Verdana" w:hAnsi="Verdana"/>
          <w:b/>
          <w:bCs/>
        </w:rPr>
        <w:t xml:space="preserve">Actual Start Date: </w:t>
      </w:r>
      <w:r w:rsidR="00D41948">
        <w:rPr>
          <w:rFonts w:ascii="Verdana" w:hAnsi="Verdana"/>
          <w:b/>
          <w:bCs/>
        </w:rPr>
        <w:t>15</w:t>
      </w:r>
      <w:r w:rsidRPr="00C467ED">
        <w:rPr>
          <w:rFonts w:ascii="Verdana" w:hAnsi="Verdana"/>
          <w:b/>
          <w:bCs/>
        </w:rPr>
        <w:t>/</w:t>
      </w:r>
      <w:r>
        <w:rPr>
          <w:rFonts w:ascii="Verdana" w:hAnsi="Verdana"/>
          <w:b/>
          <w:bCs/>
        </w:rPr>
        <w:t>1</w:t>
      </w:r>
      <w:r w:rsidR="00D41948">
        <w:rPr>
          <w:rFonts w:ascii="Verdana" w:hAnsi="Verdana"/>
          <w:b/>
          <w:bCs/>
        </w:rPr>
        <w:t>0</w:t>
      </w:r>
      <w:r w:rsidRPr="00C467ED">
        <w:rPr>
          <w:rFonts w:ascii="Verdana" w:hAnsi="Verdana"/>
          <w:b/>
          <w:bCs/>
        </w:rPr>
        <w:t>/2026</w:t>
      </w:r>
    </w:p>
    <w:p w14:paraId="62D616E0" w14:textId="59682274" w:rsidR="00C467ED" w:rsidRPr="00C467ED" w:rsidRDefault="00C467ED">
      <w:pPr>
        <w:pStyle w:val="ListBullet"/>
        <w:numPr>
          <w:ilvl w:val="0"/>
          <w:numId w:val="35"/>
        </w:numPr>
        <w:ind w:right="1161"/>
        <w:jc w:val="both"/>
        <w:rPr>
          <w:rFonts w:ascii="Verdana" w:hAnsi="Verdana"/>
          <w:lang w:val="fr-FR"/>
        </w:rPr>
      </w:pPr>
      <w:r w:rsidRPr="00C467ED">
        <w:rPr>
          <w:rFonts w:ascii="Verdana" w:hAnsi="Verdana"/>
          <w:b/>
          <w:bCs/>
          <w:lang w:val="fr-FR"/>
        </w:rPr>
        <w:t xml:space="preserve">Mode : </w:t>
      </w:r>
      <w:r w:rsidRPr="00C467ED">
        <w:rPr>
          <w:rFonts w:ascii="Verdana" w:hAnsi="Verdana"/>
          <w:lang w:val="fr-FR"/>
        </w:rPr>
        <w:t>remote</w:t>
      </w:r>
    </w:p>
    <w:p w14:paraId="4A387A86" w14:textId="51C3E2A1" w:rsidR="00C467ED" w:rsidRPr="00C467ED" w:rsidRDefault="00C467ED">
      <w:pPr>
        <w:pStyle w:val="ListBullet"/>
        <w:numPr>
          <w:ilvl w:val="0"/>
          <w:numId w:val="35"/>
        </w:numPr>
        <w:ind w:right="1161"/>
        <w:jc w:val="both"/>
        <w:rPr>
          <w:rFonts w:ascii="Verdana" w:hAnsi="Verdana"/>
        </w:rPr>
      </w:pPr>
      <w:r w:rsidRPr="00C467ED">
        <w:rPr>
          <w:rFonts w:ascii="Verdana" w:hAnsi="Verdana"/>
          <w:b/>
          <w:bCs/>
        </w:rPr>
        <w:t xml:space="preserve">Business Hours: </w:t>
      </w:r>
      <w:r w:rsidRPr="00C467ED">
        <w:rPr>
          <w:rFonts w:ascii="Verdana" w:hAnsi="Verdana"/>
        </w:rPr>
        <w:t xml:space="preserve">5 days a week, </w:t>
      </w:r>
      <w:r>
        <w:rPr>
          <w:rFonts w:ascii="Verdana" w:hAnsi="Verdana"/>
        </w:rPr>
        <w:t>7.5</w:t>
      </w:r>
      <w:r w:rsidRPr="00C467ED">
        <w:rPr>
          <w:rFonts w:ascii="Verdana" w:hAnsi="Verdana"/>
        </w:rPr>
        <w:t xml:space="preserve"> hours per day</w:t>
      </w:r>
    </w:p>
    <w:p w14:paraId="73C136C6" w14:textId="67646678" w:rsidR="00C467ED" w:rsidRPr="00C467ED" w:rsidRDefault="00C467ED">
      <w:pPr>
        <w:pStyle w:val="ListBullet"/>
        <w:numPr>
          <w:ilvl w:val="0"/>
          <w:numId w:val="35"/>
        </w:numPr>
        <w:ind w:right="1161"/>
        <w:jc w:val="both"/>
        <w:rPr>
          <w:rFonts w:ascii="Verdana" w:hAnsi="Verdana"/>
        </w:rPr>
      </w:pPr>
      <w:r w:rsidRPr="00C467ED">
        <w:rPr>
          <w:rFonts w:ascii="Verdana" w:hAnsi="Verdana"/>
          <w:b/>
          <w:bCs/>
        </w:rPr>
        <w:t xml:space="preserve">Paid Vacation Days: </w:t>
      </w:r>
      <w:r w:rsidRPr="00C467ED">
        <w:rPr>
          <w:rFonts w:ascii="Verdana" w:hAnsi="Verdana"/>
        </w:rPr>
        <w:t>2 days per month</w:t>
      </w:r>
    </w:p>
    <w:p w14:paraId="565F50CD" w14:textId="77777777" w:rsidR="00C467ED" w:rsidRPr="00C467ED" w:rsidRDefault="00C467ED">
      <w:pPr>
        <w:pStyle w:val="ListBullet"/>
        <w:numPr>
          <w:ilvl w:val="1"/>
          <w:numId w:val="35"/>
        </w:numPr>
        <w:ind w:right="1161"/>
        <w:jc w:val="both"/>
        <w:rPr>
          <w:rFonts w:ascii="Verdana" w:hAnsi="Verdana"/>
        </w:rPr>
      </w:pPr>
      <w:r w:rsidRPr="00C467ED">
        <w:rPr>
          <w:rFonts w:ascii="Verdana" w:hAnsi="Verdana"/>
          <w:b/>
          <w:bCs/>
        </w:rPr>
        <w:t xml:space="preserve">Public Holidays: </w:t>
      </w:r>
      <w:r w:rsidRPr="00C467ED">
        <w:rPr>
          <w:rFonts w:ascii="Verdana" w:hAnsi="Verdana"/>
        </w:rPr>
        <w:t>According to the consultant’s country of employment</w:t>
      </w:r>
    </w:p>
    <w:p w14:paraId="21ABA084" w14:textId="77777777" w:rsidR="00C467ED" w:rsidRPr="00C467ED" w:rsidRDefault="00C467ED" w:rsidP="00C467ED">
      <w:pPr>
        <w:pStyle w:val="ListBullet"/>
        <w:numPr>
          <w:ilvl w:val="0"/>
          <w:numId w:val="0"/>
        </w:numPr>
        <w:ind w:left="1800" w:right="1161"/>
        <w:jc w:val="both"/>
        <w:rPr>
          <w:rFonts w:ascii="Verdana" w:hAnsi="Verdana"/>
        </w:rPr>
      </w:pPr>
    </w:p>
    <w:p w14:paraId="5039ABD6" w14:textId="77777777" w:rsidR="00C467ED" w:rsidRPr="00C467ED" w:rsidRDefault="00C467ED" w:rsidP="00C467ED">
      <w:pPr>
        <w:pStyle w:val="ListBullet"/>
        <w:ind w:left="720" w:right="1161" w:hanging="360"/>
        <w:jc w:val="both"/>
        <w:rPr>
          <w:rFonts w:ascii="Verdana" w:hAnsi="Verdana"/>
        </w:rPr>
      </w:pPr>
      <w:r w:rsidRPr="00C467ED">
        <w:rPr>
          <w:rFonts w:ascii="Verdana" w:hAnsi="Verdana"/>
        </w:rPr>
        <w:t>Archer Functional Consultant</w:t>
      </w:r>
    </w:p>
    <w:p w14:paraId="4F82204F" w14:textId="79B808D1" w:rsidR="00C467ED" w:rsidRPr="00C467ED" w:rsidRDefault="00C467ED">
      <w:pPr>
        <w:pStyle w:val="ListBullet"/>
        <w:numPr>
          <w:ilvl w:val="0"/>
          <w:numId w:val="35"/>
        </w:numPr>
        <w:ind w:right="1161"/>
        <w:jc w:val="both"/>
        <w:rPr>
          <w:rFonts w:ascii="Verdana" w:hAnsi="Verdana"/>
          <w:lang w:val="fr-FR"/>
        </w:rPr>
      </w:pPr>
      <w:r w:rsidRPr="00C467ED">
        <w:rPr>
          <w:rFonts w:ascii="Verdana" w:hAnsi="Verdana"/>
          <w:b/>
          <w:bCs/>
        </w:rPr>
        <w:lastRenderedPageBreak/>
        <w:t xml:space="preserve">Allocation: </w:t>
      </w:r>
      <w:r w:rsidRPr="00C467ED">
        <w:rPr>
          <w:rFonts w:ascii="Verdana" w:hAnsi="Verdana"/>
        </w:rPr>
        <w:t>Up</w:t>
      </w:r>
      <w:r w:rsidRPr="00C467ED">
        <w:rPr>
          <w:rFonts w:ascii="Verdana" w:hAnsi="Verdana"/>
          <w:lang w:val="fr-FR"/>
        </w:rPr>
        <w:t xml:space="preserve"> to </w:t>
      </w:r>
      <w:r>
        <w:rPr>
          <w:rFonts w:ascii="Verdana" w:hAnsi="Verdana"/>
          <w:lang w:val="fr-FR"/>
        </w:rPr>
        <w:t>220</w:t>
      </w:r>
      <w:r w:rsidRPr="00C467ED">
        <w:rPr>
          <w:rFonts w:ascii="Verdana" w:hAnsi="Verdana"/>
          <w:lang w:val="fr-FR"/>
        </w:rPr>
        <w:t xml:space="preserve"> hours during the term of this SOW</w:t>
      </w:r>
    </w:p>
    <w:p w14:paraId="4E1E624C" w14:textId="5BB2E9BB" w:rsidR="00C467ED" w:rsidRPr="00C467ED" w:rsidRDefault="00C467ED">
      <w:pPr>
        <w:pStyle w:val="ListBullet"/>
        <w:numPr>
          <w:ilvl w:val="0"/>
          <w:numId w:val="35"/>
        </w:numPr>
        <w:ind w:right="1161"/>
        <w:jc w:val="both"/>
        <w:rPr>
          <w:rFonts w:ascii="Verdana" w:hAnsi="Verdana"/>
          <w:lang w:val="fr-FR"/>
        </w:rPr>
      </w:pPr>
      <w:r w:rsidRPr="00C467ED">
        <w:rPr>
          <w:rFonts w:ascii="Verdana" w:hAnsi="Verdana"/>
          <w:b/>
          <w:bCs/>
        </w:rPr>
        <w:t>Term:</w:t>
      </w:r>
      <w:r w:rsidRPr="00C467ED">
        <w:rPr>
          <w:rFonts w:ascii="Verdana" w:hAnsi="Verdana"/>
          <w:lang w:val="fr-FR"/>
        </w:rPr>
        <w:t xml:space="preserve"> Services to be consumed during the </w:t>
      </w:r>
      <w:r>
        <w:rPr>
          <w:rFonts w:ascii="Verdana" w:hAnsi="Verdana"/>
          <w:lang w:val="fr-FR"/>
        </w:rPr>
        <w:t>12</w:t>
      </w:r>
      <w:r w:rsidRPr="00C467ED">
        <w:rPr>
          <w:rFonts w:ascii="Verdana" w:hAnsi="Verdana"/>
          <w:lang w:val="fr-FR"/>
        </w:rPr>
        <w:t>-month Residency engagement</w:t>
      </w:r>
    </w:p>
    <w:p w14:paraId="7EADD127" w14:textId="77777777" w:rsidR="00C467ED" w:rsidRPr="00C467ED" w:rsidRDefault="00C467ED">
      <w:pPr>
        <w:pStyle w:val="ListBullet"/>
        <w:numPr>
          <w:ilvl w:val="0"/>
          <w:numId w:val="35"/>
        </w:numPr>
        <w:ind w:right="1161"/>
        <w:jc w:val="both"/>
        <w:rPr>
          <w:rFonts w:ascii="Verdana" w:hAnsi="Verdana"/>
          <w:lang w:val="fr-FR"/>
        </w:rPr>
      </w:pPr>
      <w:r w:rsidRPr="00C467ED">
        <w:rPr>
          <w:rFonts w:ascii="Verdana" w:hAnsi="Verdana"/>
          <w:b/>
          <w:bCs/>
        </w:rPr>
        <w:t xml:space="preserve">Actual Start Date: </w:t>
      </w:r>
      <w:r w:rsidRPr="00C467ED">
        <w:rPr>
          <w:rFonts w:ascii="Verdana" w:hAnsi="Verdana"/>
        </w:rPr>
        <w:t>Available</w:t>
      </w:r>
      <w:r w:rsidRPr="00C467ED">
        <w:rPr>
          <w:rFonts w:ascii="Verdana" w:hAnsi="Verdana"/>
          <w:lang w:val="fr-FR"/>
        </w:rPr>
        <w:t xml:space="preserve"> from the commencement of the Residency engagement, or as mutually agreed</w:t>
      </w:r>
    </w:p>
    <w:p w14:paraId="6D3DB34F" w14:textId="77777777" w:rsidR="00C467ED" w:rsidRPr="00C467ED" w:rsidRDefault="00C467ED">
      <w:pPr>
        <w:pStyle w:val="ListBullet"/>
        <w:numPr>
          <w:ilvl w:val="0"/>
          <w:numId w:val="35"/>
        </w:numPr>
        <w:ind w:right="1161"/>
        <w:jc w:val="both"/>
        <w:rPr>
          <w:rFonts w:ascii="Verdana" w:hAnsi="Verdana"/>
          <w:lang w:val="fr-FR"/>
        </w:rPr>
      </w:pPr>
      <w:r w:rsidRPr="00C467ED">
        <w:rPr>
          <w:rFonts w:ascii="Verdana" w:hAnsi="Verdana"/>
          <w:b/>
          <w:bCs/>
        </w:rPr>
        <w:t>Mode</w:t>
      </w:r>
      <w:r w:rsidRPr="00C467ED">
        <w:rPr>
          <w:rFonts w:ascii="Verdana" w:hAnsi="Verdana"/>
          <w:lang w:val="fr-FR"/>
        </w:rPr>
        <w:t>: Remote</w:t>
      </w:r>
    </w:p>
    <w:p w14:paraId="7314DE59" w14:textId="637A49CF" w:rsidR="00C467ED" w:rsidRPr="00C467ED" w:rsidRDefault="00C467ED">
      <w:pPr>
        <w:pStyle w:val="ListBullet"/>
        <w:numPr>
          <w:ilvl w:val="0"/>
          <w:numId w:val="35"/>
        </w:numPr>
        <w:ind w:right="1161"/>
        <w:jc w:val="both"/>
        <w:rPr>
          <w:rFonts w:ascii="Verdana" w:hAnsi="Verdana"/>
          <w:lang w:val="fr-FR"/>
        </w:rPr>
      </w:pPr>
      <w:r w:rsidRPr="00C467ED">
        <w:rPr>
          <w:rFonts w:ascii="Verdana" w:hAnsi="Verdana"/>
          <w:b/>
          <w:bCs/>
        </w:rPr>
        <w:t xml:space="preserve">Scheduling: </w:t>
      </w:r>
      <w:r w:rsidRPr="00C467ED">
        <w:rPr>
          <w:rFonts w:ascii="Verdana" w:hAnsi="Verdana"/>
        </w:rPr>
        <w:t>Services</w:t>
      </w:r>
      <w:r w:rsidRPr="00C467ED">
        <w:rPr>
          <w:rFonts w:ascii="Verdana" w:hAnsi="Verdana"/>
          <w:lang w:val="fr-FR"/>
        </w:rPr>
        <w:t xml:space="preserve"> will be provided on an as-needed basis and scheduled in coordination with </w:t>
      </w:r>
      <w:r>
        <w:rPr>
          <w:rFonts w:ascii="Verdana" w:hAnsi="Verdana"/>
          <w:lang w:val="fr-FR"/>
        </w:rPr>
        <w:t>Handelsbanken</w:t>
      </w:r>
      <w:r w:rsidRPr="00C467ED">
        <w:rPr>
          <w:rFonts w:ascii="Verdana" w:hAnsi="Verdana"/>
          <w:lang w:val="fr-FR"/>
        </w:rPr>
        <w:t xml:space="preserve">, </w:t>
      </w:r>
      <w:commentRangeStart w:id="64"/>
      <w:commentRangeStart w:id="65"/>
      <w:r w:rsidRPr="00C467ED">
        <w:rPr>
          <w:rFonts w:ascii="Verdana" w:hAnsi="Verdana"/>
          <w:lang w:val="fr-FR"/>
        </w:rPr>
        <w:t>subject to resource availability and agreed priorities</w:t>
      </w:r>
      <w:commentRangeEnd w:id="64"/>
      <w:r w:rsidR="00160F7C" w:rsidRPr="00C467ED">
        <w:rPr>
          <w:rStyle w:val="CommentReference"/>
          <w:rFonts w:ascii="Verdana" w:hAnsi="Verdana"/>
          <w:sz w:val="20"/>
          <w:szCs w:val="20"/>
          <w:lang w:val="fr-FR"/>
        </w:rPr>
        <w:commentReference w:id="64"/>
      </w:r>
      <w:commentRangeEnd w:id="65"/>
      <w:r w:rsidR="005254AB" w:rsidRPr="00C467ED">
        <w:rPr>
          <w:rStyle w:val="CommentReference"/>
          <w:rFonts w:ascii="Verdana" w:hAnsi="Verdana"/>
          <w:sz w:val="20"/>
          <w:szCs w:val="20"/>
          <w:lang w:val="fr-FR"/>
        </w:rPr>
        <w:commentReference w:id="65"/>
      </w:r>
    </w:p>
    <w:p w14:paraId="02A2F7E5" w14:textId="77777777" w:rsidR="00C467ED" w:rsidRPr="00C467ED" w:rsidRDefault="00C467ED">
      <w:pPr>
        <w:pStyle w:val="ListBullet"/>
        <w:numPr>
          <w:ilvl w:val="0"/>
          <w:numId w:val="35"/>
        </w:numPr>
        <w:ind w:right="1161"/>
        <w:jc w:val="both"/>
        <w:rPr>
          <w:rFonts w:ascii="Verdana" w:hAnsi="Verdana"/>
          <w:lang w:val="fr-FR"/>
        </w:rPr>
      </w:pPr>
      <w:r w:rsidRPr="00C467ED">
        <w:rPr>
          <w:rFonts w:ascii="Verdana" w:hAnsi="Verdana"/>
          <w:b/>
          <w:bCs/>
        </w:rPr>
        <w:t xml:space="preserve">Public Holidays: </w:t>
      </w:r>
      <w:r w:rsidRPr="00C467ED">
        <w:rPr>
          <w:rFonts w:ascii="Verdana" w:hAnsi="Verdana"/>
        </w:rPr>
        <w:t>According</w:t>
      </w:r>
      <w:r w:rsidRPr="00C467ED">
        <w:rPr>
          <w:rFonts w:ascii="Verdana" w:hAnsi="Verdana"/>
          <w:lang w:val="fr-FR"/>
        </w:rPr>
        <w:t xml:space="preserve"> to the consultant's country of employment</w:t>
      </w:r>
    </w:p>
    <w:p w14:paraId="77AE8CD2" w14:textId="77777777" w:rsidR="00C467ED" w:rsidRDefault="00C467ED">
      <w:pPr>
        <w:pStyle w:val="BodyText"/>
        <w:spacing w:before="59"/>
        <w:rPr>
          <w:sz w:val="28"/>
        </w:rPr>
      </w:pPr>
    </w:p>
    <w:p w14:paraId="6984C1E3" w14:textId="77777777" w:rsidR="00DA51A5" w:rsidRDefault="00AB654C">
      <w:pPr>
        <w:pStyle w:val="Heading2"/>
      </w:pPr>
      <w:bookmarkStart w:id="66" w:name="_Toc242398780"/>
      <w:r>
        <w:rPr>
          <w:color w:val="041A77"/>
        </w:rPr>
        <w:t>Archer</w:t>
      </w:r>
      <w:r>
        <w:rPr>
          <w:color w:val="041A77"/>
          <w:spacing w:val="-13"/>
        </w:rPr>
        <w:t xml:space="preserve"> </w:t>
      </w:r>
      <w:r>
        <w:rPr>
          <w:color w:val="041A77"/>
        </w:rPr>
        <w:t>Implementation</w:t>
      </w:r>
      <w:r>
        <w:rPr>
          <w:color w:val="041A77"/>
          <w:spacing w:val="-11"/>
        </w:rPr>
        <w:t xml:space="preserve"> </w:t>
      </w:r>
      <w:r>
        <w:rPr>
          <w:color w:val="041A77"/>
          <w:spacing w:val="-2"/>
        </w:rPr>
        <w:t>Methodology</w:t>
      </w:r>
      <w:bookmarkEnd w:id="66"/>
    </w:p>
    <w:p w14:paraId="250F1980" w14:textId="6A931BE1" w:rsidR="00DA51A5" w:rsidRPr="001F1790" w:rsidRDefault="00AB654C">
      <w:pPr>
        <w:pStyle w:val="BodyText"/>
        <w:spacing w:before="119"/>
        <w:ind w:left="360" w:right="1127"/>
        <w:rPr>
          <w:color w:val="000000" w:themeColor="text1"/>
        </w:rPr>
      </w:pPr>
      <w:r w:rsidRPr="001F1790">
        <w:rPr>
          <w:color w:val="000000" w:themeColor="text1"/>
        </w:rPr>
        <w:t>The Archer Implementation Methodology (AIM) serves as a comprehensive framework drawing from Archer’s vast expertise in implementing Governance, Risk, and Compliance (GRC) programs. This methodology facilitates organi</w:t>
      </w:r>
      <w:r w:rsidR="00647A49" w:rsidRPr="001F1790">
        <w:rPr>
          <w:color w:val="000000" w:themeColor="text1"/>
        </w:rPr>
        <w:t>s</w:t>
      </w:r>
      <w:r w:rsidRPr="001F1790">
        <w:rPr>
          <w:color w:val="000000" w:themeColor="text1"/>
        </w:rPr>
        <w:t>ations in achieving alignment with business objectives whil</w:t>
      </w:r>
      <w:ins w:id="67" w:author="Joanne Gregson" w:date="2026-10-09T16:37:00Z" w16du:dateUtc="2026-10-09T15:37:00Z">
        <w:r w:rsidR="00824F44">
          <w:rPr>
            <w:color w:val="000000" w:themeColor="text1"/>
          </w:rPr>
          <w:t>st</w:t>
        </w:r>
      </w:ins>
      <w:del w:id="68" w:author="Joanne Gregson" w:date="2026-10-09T16:37:00Z" w16du:dateUtc="2026-10-09T15:37:00Z">
        <w:r w:rsidRPr="001F1790" w:rsidDel="00824F44">
          <w:rPr>
            <w:color w:val="000000" w:themeColor="text1"/>
          </w:rPr>
          <w:delText>e</w:delText>
        </w:r>
      </w:del>
      <w:r w:rsidRPr="001F1790">
        <w:rPr>
          <w:color w:val="000000" w:themeColor="text1"/>
        </w:rPr>
        <w:t xml:space="preserve"> ensuring quicker time to value. It emphasi</w:t>
      </w:r>
      <w:r w:rsidR="00647A49" w:rsidRPr="001F1790">
        <w:rPr>
          <w:color w:val="000000" w:themeColor="text1"/>
        </w:rPr>
        <w:t>s</w:t>
      </w:r>
      <w:r w:rsidRPr="001F1790">
        <w:rPr>
          <w:color w:val="000000" w:themeColor="text1"/>
        </w:rPr>
        <w:t>es agile delivery, delivering</w:t>
      </w:r>
      <w:r w:rsidRPr="001F1790">
        <w:rPr>
          <w:color w:val="000000" w:themeColor="text1"/>
          <w:spacing w:val="-4"/>
        </w:rPr>
        <w:t xml:space="preserve"> </w:t>
      </w:r>
      <w:r w:rsidRPr="001F1790">
        <w:rPr>
          <w:color w:val="000000" w:themeColor="text1"/>
        </w:rPr>
        <w:t>predictable</w:t>
      </w:r>
      <w:r w:rsidRPr="001F1790">
        <w:rPr>
          <w:color w:val="000000" w:themeColor="text1"/>
          <w:spacing w:val="-4"/>
        </w:rPr>
        <w:t xml:space="preserve"> </w:t>
      </w:r>
      <w:r w:rsidRPr="001F1790">
        <w:rPr>
          <w:color w:val="000000" w:themeColor="text1"/>
        </w:rPr>
        <w:t>results,</w:t>
      </w:r>
      <w:r w:rsidRPr="001F1790">
        <w:rPr>
          <w:color w:val="000000" w:themeColor="text1"/>
          <w:spacing w:val="-4"/>
        </w:rPr>
        <w:t xml:space="preserve"> </w:t>
      </w:r>
      <w:r w:rsidRPr="001F1790">
        <w:rPr>
          <w:color w:val="000000" w:themeColor="text1"/>
        </w:rPr>
        <w:t>and</w:t>
      </w:r>
      <w:r w:rsidRPr="001F1790">
        <w:rPr>
          <w:color w:val="000000" w:themeColor="text1"/>
          <w:spacing w:val="-4"/>
        </w:rPr>
        <w:t xml:space="preserve"> </w:t>
      </w:r>
      <w:r w:rsidRPr="001F1790">
        <w:rPr>
          <w:color w:val="000000" w:themeColor="text1"/>
        </w:rPr>
        <w:t>ensuring</w:t>
      </w:r>
      <w:r w:rsidRPr="001F1790">
        <w:rPr>
          <w:color w:val="000000" w:themeColor="text1"/>
          <w:spacing w:val="-4"/>
        </w:rPr>
        <w:t xml:space="preserve"> </w:t>
      </w:r>
      <w:r w:rsidRPr="001F1790">
        <w:rPr>
          <w:color w:val="000000" w:themeColor="text1"/>
        </w:rPr>
        <w:t>scalability.</w:t>
      </w:r>
      <w:r w:rsidRPr="001F1790">
        <w:rPr>
          <w:color w:val="000000" w:themeColor="text1"/>
          <w:spacing w:val="-4"/>
        </w:rPr>
        <w:t xml:space="preserve"> </w:t>
      </w:r>
      <w:r w:rsidRPr="001F1790">
        <w:rPr>
          <w:color w:val="000000" w:themeColor="text1"/>
        </w:rPr>
        <w:t>Each</w:t>
      </w:r>
      <w:r w:rsidRPr="001F1790">
        <w:rPr>
          <w:color w:val="000000" w:themeColor="text1"/>
          <w:spacing w:val="-4"/>
        </w:rPr>
        <w:t xml:space="preserve"> </w:t>
      </w:r>
      <w:r w:rsidRPr="001F1790">
        <w:rPr>
          <w:color w:val="000000" w:themeColor="text1"/>
        </w:rPr>
        <w:t>task</w:t>
      </w:r>
      <w:r w:rsidRPr="001F1790">
        <w:rPr>
          <w:color w:val="000000" w:themeColor="text1"/>
          <w:spacing w:val="-4"/>
        </w:rPr>
        <w:t xml:space="preserve"> </w:t>
      </w:r>
      <w:r w:rsidRPr="001F1790">
        <w:rPr>
          <w:color w:val="000000" w:themeColor="text1"/>
        </w:rPr>
        <w:t>is</w:t>
      </w:r>
      <w:r w:rsidRPr="001F1790">
        <w:rPr>
          <w:color w:val="000000" w:themeColor="text1"/>
          <w:spacing w:val="-4"/>
        </w:rPr>
        <w:t xml:space="preserve"> </w:t>
      </w:r>
      <w:r w:rsidRPr="001F1790">
        <w:rPr>
          <w:color w:val="000000" w:themeColor="text1"/>
        </w:rPr>
        <w:t>further</w:t>
      </w:r>
      <w:r w:rsidRPr="001F1790">
        <w:rPr>
          <w:color w:val="000000" w:themeColor="text1"/>
          <w:spacing w:val="-4"/>
        </w:rPr>
        <w:t xml:space="preserve"> </w:t>
      </w:r>
      <w:r w:rsidRPr="001F1790">
        <w:rPr>
          <w:color w:val="000000" w:themeColor="text1"/>
        </w:rPr>
        <w:t>outlined</w:t>
      </w:r>
      <w:r w:rsidRPr="001F1790">
        <w:rPr>
          <w:color w:val="000000" w:themeColor="text1"/>
          <w:spacing w:val="-4"/>
        </w:rPr>
        <w:t xml:space="preserve"> </w:t>
      </w:r>
      <w:r w:rsidRPr="001F1790">
        <w:rPr>
          <w:color w:val="000000" w:themeColor="text1"/>
        </w:rPr>
        <w:t>under the Project Tasks section.</w:t>
      </w:r>
    </w:p>
    <w:p w14:paraId="4F521CE4" w14:textId="77777777" w:rsidR="00DA51A5" w:rsidRDefault="00AB654C">
      <w:pPr>
        <w:ind w:left="360"/>
        <w:rPr>
          <w:sz w:val="20"/>
        </w:rPr>
      </w:pPr>
      <w:r>
        <w:rPr>
          <w:noProof/>
          <w:sz w:val="20"/>
        </w:rPr>
        <w:drawing>
          <wp:inline distT="0" distB="0" distL="0" distR="0" wp14:anchorId="1AB9AE85" wp14:editId="6068DC5C">
            <wp:extent cx="5737863" cy="251602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5737863" cy="2516028"/>
                    </a:xfrm>
                    <a:prstGeom prst="rect">
                      <a:avLst/>
                    </a:prstGeom>
                  </pic:spPr>
                </pic:pic>
              </a:graphicData>
            </a:graphic>
          </wp:inline>
        </w:drawing>
      </w:r>
    </w:p>
    <w:p w14:paraId="389EE515" w14:textId="77777777" w:rsidR="00DA51A5" w:rsidRDefault="00DA51A5">
      <w:pPr>
        <w:pStyle w:val="BodyText"/>
        <w:spacing w:before="3"/>
      </w:pPr>
    </w:p>
    <w:p w14:paraId="42C73783" w14:textId="77777777" w:rsidR="00DA51A5" w:rsidRDefault="00AB654C">
      <w:pPr>
        <w:pStyle w:val="Heading2"/>
      </w:pPr>
      <w:bookmarkStart w:id="69" w:name="_Toc242398781"/>
      <w:r>
        <w:rPr>
          <w:color w:val="041A77"/>
        </w:rPr>
        <w:t>Releases</w:t>
      </w:r>
      <w:r>
        <w:rPr>
          <w:color w:val="041A77"/>
          <w:spacing w:val="-8"/>
        </w:rPr>
        <w:t xml:space="preserve"> </w:t>
      </w:r>
      <w:r>
        <w:rPr>
          <w:color w:val="041A77"/>
        </w:rPr>
        <w:t>and</w:t>
      </w:r>
      <w:r>
        <w:rPr>
          <w:color w:val="041A77"/>
          <w:spacing w:val="-7"/>
        </w:rPr>
        <w:t xml:space="preserve"> </w:t>
      </w:r>
      <w:r>
        <w:rPr>
          <w:color w:val="041A77"/>
        </w:rPr>
        <w:t>Iteration</w:t>
      </w:r>
      <w:r>
        <w:rPr>
          <w:color w:val="041A77"/>
          <w:spacing w:val="-7"/>
        </w:rPr>
        <w:t xml:space="preserve"> </w:t>
      </w:r>
      <w:r>
        <w:rPr>
          <w:color w:val="041A77"/>
          <w:spacing w:val="-2"/>
        </w:rPr>
        <w:t>Schedule</w:t>
      </w:r>
      <w:bookmarkEnd w:id="69"/>
    </w:p>
    <w:p w14:paraId="52023466" w14:textId="5D3BFFB2" w:rsidR="00F13DAE" w:rsidRPr="001E35B2" w:rsidRDefault="000B3D84" w:rsidP="000B3D84">
      <w:pPr>
        <w:pStyle w:val="BodyText"/>
        <w:spacing w:before="114"/>
        <w:ind w:left="360" w:right="1127"/>
      </w:pPr>
      <w:r w:rsidRPr="000B3D84">
        <w:t xml:space="preserve">The engagement plan currently anticipates </w:t>
      </w:r>
      <w:commentRangeStart w:id="70"/>
      <w:r w:rsidRPr="000B3D84">
        <w:t xml:space="preserve">two potential releases </w:t>
      </w:r>
      <w:commentRangeEnd w:id="70"/>
      <w:r w:rsidR="005254AB" w:rsidRPr="000B3D84">
        <w:rPr>
          <w:rStyle w:val="CommentReference"/>
          <w:sz w:val="20"/>
          <w:szCs w:val="20"/>
        </w:rPr>
        <w:commentReference w:id="70"/>
      </w:r>
      <w:r w:rsidRPr="000B3D84">
        <w:t xml:space="preserve">covering the identified Archer solution areas. The timing, content and delivery of each release will be jointly prioritised and reviewed throughout the Residency engagement, subject to available </w:t>
      </w:r>
      <w:ins w:id="71" w:author="Joanne Gregson" w:date="2026-10-09T16:39:00Z" w16du:dateUtc="2026-10-09T15:39:00Z">
        <w:r w:rsidR="00824F44">
          <w:t xml:space="preserve">Handelsbanken </w:t>
        </w:r>
      </w:ins>
      <w:r w:rsidRPr="000B3D84">
        <w:t xml:space="preserve">resources, agreed requirements and relevant dependencies. </w:t>
      </w:r>
      <w:commentRangeStart w:id="72"/>
      <w:commentRangeStart w:id="73"/>
      <w:r w:rsidRPr="000B3D84">
        <w:t>The proposed releases are indicative planning objectives rather than guaranteed delivery milestones.</w:t>
      </w:r>
      <w:commentRangeEnd w:id="72"/>
      <w:r w:rsidR="00022891" w:rsidRPr="001E35B2">
        <w:rPr>
          <w:rStyle w:val="CommentReference"/>
          <w:sz w:val="20"/>
          <w:szCs w:val="20"/>
        </w:rPr>
        <w:commentReference w:id="72"/>
      </w:r>
      <w:commentRangeEnd w:id="73"/>
      <w:r w:rsidR="00B80923" w:rsidRPr="001E35B2">
        <w:rPr>
          <w:rStyle w:val="CommentReference"/>
          <w:sz w:val="20"/>
          <w:szCs w:val="20"/>
        </w:rPr>
        <w:commentReference w:id="73"/>
      </w:r>
    </w:p>
    <w:p w14:paraId="526514D0" w14:textId="64E5768F" w:rsidR="00DA51A5" w:rsidRDefault="00AB654C">
      <w:pPr>
        <w:pStyle w:val="Heading3"/>
        <w:spacing w:before="124"/>
      </w:pPr>
      <w:bookmarkStart w:id="74" w:name="_Toc242398782"/>
      <w:r>
        <w:rPr>
          <w:color w:val="041A77"/>
        </w:rPr>
        <w:t>Release</w:t>
      </w:r>
      <w:r>
        <w:rPr>
          <w:color w:val="041A77"/>
          <w:spacing w:val="-11"/>
        </w:rPr>
        <w:t xml:space="preserve"> </w:t>
      </w:r>
      <w:r>
        <w:rPr>
          <w:color w:val="041A77"/>
          <w:spacing w:val="-2"/>
        </w:rPr>
        <w:t>Planning</w:t>
      </w:r>
      <w:bookmarkEnd w:id="74"/>
    </w:p>
    <w:p w14:paraId="0ADC6115" w14:textId="77777777" w:rsidR="00DA51A5" w:rsidRDefault="00AB654C">
      <w:pPr>
        <w:pStyle w:val="BodyText"/>
        <w:spacing w:before="114"/>
        <w:ind w:left="360" w:right="1127"/>
      </w:pPr>
      <w:r>
        <w:t>Each release consists of multiple development iterations, followed by testing and deployment</w:t>
      </w:r>
      <w:r>
        <w:rPr>
          <w:spacing w:val="-4"/>
        </w:rPr>
        <w:t xml:space="preserve"> </w:t>
      </w:r>
      <w:r>
        <w:t>activities.</w:t>
      </w:r>
      <w:r>
        <w:rPr>
          <w:spacing w:val="-4"/>
        </w:rPr>
        <w:t xml:space="preserve"> </w:t>
      </w:r>
      <w:r>
        <w:t>The</w:t>
      </w:r>
      <w:r>
        <w:rPr>
          <w:spacing w:val="-4"/>
        </w:rPr>
        <w:t xml:space="preserve"> </w:t>
      </w:r>
      <w:r>
        <w:t>exact</w:t>
      </w:r>
      <w:r>
        <w:rPr>
          <w:spacing w:val="-4"/>
        </w:rPr>
        <w:t xml:space="preserve"> </w:t>
      </w:r>
      <w:r>
        <w:t>number</w:t>
      </w:r>
      <w:r>
        <w:rPr>
          <w:spacing w:val="-4"/>
        </w:rPr>
        <w:t xml:space="preserve"> </w:t>
      </w:r>
      <w:r>
        <w:t>of</w:t>
      </w:r>
      <w:r>
        <w:rPr>
          <w:spacing w:val="-4"/>
        </w:rPr>
        <w:t xml:space="preserve"> </w:t>
      </w:r>
      <w:r>
        <w:t>iterations</w:t>
      </w:r>
      <w:r>
        <w:rPr>
          <w:spacing w:val="-4"/>
        </w:rPr>
        <w:t xml:space="preserve"> </w:t>
      </w:r>
      <w:r>
        <w:t>per</w:t>
      </w:r>
      <w:r>
        <w:rPr>
          <w:spacing w:val="-4"/>
        </w:rPr>
        <w:t xml:space="preserve"> </w:t>
      </w:r>
      <w:r>
        <w:t>release</w:t>
      </w:r>
      <w:r>
        <w:rPr>
          <w:spacing w:val="-4"/>
        </w:rPr>
        <w:t xml:space="preserve"> </w:t>
      </w:r>
      <w:r>
        <w:t>will</w:t>
      </w:r>
      <w:r>
        <w:rPr>
          <w:spacing w:val="-4"/>
        </w:rPr>
        <w:t xml:space="preserve"> </w:t>
      </w:r>
      <w:r>
        <w:t>be</w:t>
      </w:r>
      <w:r>
        <w:rPr>
          <w:spacing w:val="-4"/>
        </w:rPr>
        <w:t xml:space="preserve"> </w:t>
      </w:r>
      <w:r>
        <w:t>determined</w:t>
      </w:r>
      <w:r>
        <w:rPr>
          <w:spacing w:val="-4"/>
        </w:rPr>
        <w:t xml:space="preserve"> </w:t>
      </w:r>
      <w:r>
        <w:t>based on the solution’s complexity and requirements.</w:t>
      </w:r>
    </w:p>
    <w:p w14:paraId="43851D39" w14:textId="77777777" w:rsidR="00DA51A5" w:rsidRDefault="00AB654C">
      <w:pPr>
        <w:pStyle w:val="BodyText"/>
        <w:spacing w:before="121"/>
        <w:ind w:left="360" w:right="1127"/>
      </w:pPr>
      <w:r>
        <w:rPr>
          <w:b/>
          <w:color w:val="0A3877"/>
        </w:rPr>
        <w:t>Pre-Release</w:t>
      </w:r>
      <w:r>
        <w:rPr>
          <w:b/>
          <w:color w:val="0A3877"/>
          <w:spacing w:val="-5"/>
        </w:rPr>
        <w:t xml:space="preserve"> </w:t>
      </w:r>
      <w:r>
        <w:rPr>
          <w:b/>
          <w:color w:val="0A3877"/>
        </w:rPr>
        <w:t>Planning:</w:t>
      </w:r>
      <w:r>
        <w:rPr>
          <w:b/>
          <w:color w:val="0A3877"/>
          <w:spacing w:val="-3"/>
        </w:rPr>
        <w:t xml:space="preserve"> </w:t>
      </w:r>
      <w:r>
        <w:t>Before</w:t>
      </w:r>
      <w:r>
        <w:rPr>
          <w:spacing w:val="-4"/>
        </w:rPr>
        <w:t xml:space="preserve"> </w:t>
      </w:r>
      <w:r>
        <w:t>development</w:t>
      </w:r>
      <w:r>
        <w:rPr>
          <w:spacing w:val="-4"/>
        </w:rPr>
        <w:t xml:space="preserve"> </w:t>
      </w:r>
      <w:r>
        <w:t>begins,</w:t>
      </w:r>
      <w:r>
        <w:rPr>
          <w:spacing w:val="-4"/>
        </w:rPr>
        <w:t xml:space="preserve"> </w:t>
      </w:r>
      <w:r>
        <w:t>a</w:t>
      </w:r>
      <w:r>
        <w:rPr>
          <w:spacing w:val="-4"/>
        </w:rPr>
        <w:t xml:space="preserve"> </w:t>
      </w:r>
      <w:r>
        <w:t>structured</w:t>
      </w:r>
      <w:r>
        <w:rPr>
          <w:spacing w:val="-4"/>
        </w:rPr>
        <w:t xml:space="preserve"> </w:t>
      </w:r>
      <w:r>
        <w:t>2-week</w:t>
      </w:r>
      <w:r>
        <w:rPr>
          <w:spacing w:val="-4"/>
        </w:rPr>
        <w:t xml:space="preserve"> </w:t>
      </w:r>
      <w:r>
        <w:t>planning</w:t>
      </w:r>
      <w:r>
        <w:rPr>
          <w:spacing w:val="-5"/>
        </w:rPr>
        <w:t xml:space="preserve"> </w:t>
      </w:r>
      <w:r>
        <w:t>phase ensures alignment on scope and priorities. This phase includes:</w:t>
      </w:r>
    </w:p>
    <w:p w14:paraId="64BEEF31" w14:textId="77777777" w:rsidR="00DA51A5" w:rsidRDefault="00AB654C">
      <w:pPr>
        <w:pStyle w:val="ListParagraph"/>
        <w:numPr>
          <w:ilvl w:val="0"/>
          <w:numId w:val="31"/>
        </w:numPr>
        <w:tabs>
          <w:tab w:val="left" w:pos="1080"/>
        </w:tabs>
        <w:spacing w:before="123"/>
        <w:ind w:right="1645"/>
        <w:rPr>
          <w:sz w:val="20"/>
        </w:rPr>
      </w:pPr>
      <w:r>
        <w:rPr>
          <w:sz w:val="20"/>
        </w:rPr>
        <w:t>Baseline</w:t>
      </w:r>
      <w:r>
        <w:rPr>
          <w:spacing w:val="-4"/>
          <w:sz w:val="20"/>
        </w:rPr>
        <w:t xml:space="preserve"> </w:t>
      </w:r>
      <w:r>
        <w:rPr>
          <w:sz w:val="20"/>
        </w:rPr>
        <w:t>Solution</w:t>
      </w:r>
      <w:r>
        <w:rPr>
          <w:spacing w:val="-4"/>
          <w:sz w:val="20"/>
        </w:rPr>
        <w:t xml:space="preserve"> </w:t>
      </w:r>
      <w:r>
        <w:rPr>
          <w:sz w:val="20"/>
        </w:rPr>
        <w:t>Workshops:</w:t>
      </w:r>
      <w:r>
        <w:rPr>
          <w:spacing w:val="-4"/>
          <w:sz w:val="20"/>
        </w:rPr>
        <w:t xml:space="preserve"> </w:t>
      </w:r>
      <w:r>
        <w:rPr>
          <w:sz w:val="20"/>
        </w:rPr>
        <w:t>Stakeholders</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project</w:t>
      </w:r>
      <w:r>
        <w:rPr>
          <w:spacing w:val="-4"/>
          <w:sz w:val="20"/>
        </w:rPr>
        <w:t xml:space="preserve"> </w:t>
      </w:r>
      <w:r>
        <w:rPr>
          <w:sz w:val="20"/>
        </w:rPr>
        <w:t>team</w:t>
      </w:r>
      <w:r>
        <w:rPr>
          <w:spacing w:val="-5"/>
          <w:sz w:val="20"/>
        </w:rPr>
        <w:t xml:space="preserve"> </w:t>
      </w:r>
      <w:r>
        <w:rPr>
          <w:sz w:val="20"/>
        </w:rPr>
        <w:t>define</w:t>
      </w:r>
      <w:r>
        <w:rPr>
          <w:spacing w:val="-4"/>
          <w:sz w:val="20"/>
        </w:rPr>
        <w:t xml:space="preserve"> </w:t>
      </w:r>
      <w:r>
        <w:rPr>
          <w:sz w:val="20"/>
        </w:rPr>
        <w:t>the</w:t>
      </w:r>
      <w:r>
        <w:rPr>
          <w:spacing w:val="-4"/>
          <w:sz w:val="20"/>
        </w:rPr>
        <w:t xml:space="preserve"> </w:t>
      </w:r>
      <w:r>
        <w:rPr>
          <w:sz w:val="20"/>
        </w:rPr>
        <w:t>key functionalities to be configured in upcoming iterations.</w:t>
      </w:r>
    </w:p>
    <w:p w14:paraId="0BEB22B1" w14:textId="5A6EF35F" w:rsidR="00DA51A5" w:rsidRDefault="00AB654C">
      <w:pPr>
        <w:pStyle w:val="ListParagraph"/>
        <w:numPr>
          <w:ilvl w:val="0"/>
          <w:numId w:val="31"/>
        </w:numPr>
        <w:tabs>
          <w:tab w:val="left" w:pos="1080"/>
        </w:tabs>
        <w:spacing w:before="117"/>
        <w:ind w:right="1403"/>
        <w:rPr>
          <w:sz w:val="20"/>
        </w:rPr>
      </w:pPr>
      <w:r>
        <w:rPr>
          <w:sz w:val="20"/>
        </w:rPr>
        <w:lastRenderedPageBreak/>
        <w:t>Backlog</w:t>
      </w:r>
      <w:r>
        <w:rPr>
          <w:spacing w:val="-4"/>
          <w:sz w:val="20"/>
        </w:rPr>
        <w:t xml:space="preserve"> </w:t>
      </w:r>
      <w:r>
        <w:rPr>
          <w:sz w:val="20"/>
        </w:rPr>
        <w:t>Refinement:</w:t>
      </w:r>
      <w:r>
        <w:rPr>
          <w:spacing w:val="-4"/>
          <w:sz w:val="20"/>
        </w:rPr>
        <w:t xml:space="preserve"> </w:t>
      </w:r>
      <w:r>
        <w:rPr>
          <w:sz w:val="20"/>
        </w:rPr>
        <w:t>User</w:t>
      </w:r>
      <w:r>
        <w:rPr>
          <w:spacing w:val="-4"/>
          <w:sz w:val="20"/>
        </w:rPr>
        <w:t xml:space="preserve"> </w:t>
      </w:r>
      <w:r>
        <w:rPr>
          <w:sz w:val="20"/>
        </w:rPr>
        <w:t>stories</w:t>
      </w:r>
      <w:r>
        <w:rPr>
          <w:spacing w:val="-4"/>
          <w:sz w:val="20"/>
        </w:rPr>
        <w:t xml:space="preserve"> </w:t>
      </w:r>
      <w:r>
        <w:rPr>
          <w:sz w:val="20"/>
        </w:rPr>
        <w:t>are</w:t>
      </w:r>
      <w:r>
        <w:rPr>
          <w:spacing w:val="-4"/>
          <w:sz w:val="20"/>
        </w:rPr>
        <w:t xml:space="preserve"> </w:t>
      </w:r>
      <w:r>
        <w:rPr>
          <w:sz w:val="20"/>
        </w:rPr>
        <w:t>reviewed,</w:t>
      </w:r>
      <w:r>
        <w:rPr>
          <w:spacing w:val="-4"/>
          <w:sz w:val="20"/>
        </w:rPr>
        <w:t xml:space="preserve"> </w:t>
      </w:r>
      <w:r>
        <w:rPr>
          <w:sz w:val="20"/>
        </w:rPr>
        <w:t>prioriti</w:t>
      </w:r>
      <w:r w:rsidR="00647A49">
        <w:rPr>
          <w:sz w:val="20"/>
        </w:rPr>
        <w:t>s</w:t>
      </w:r>
      <w:r>
        <w:rPr>
          <w:sz w:val="20"/>
        </w:rPr>
        <w:t>ed,</w:t>
      </w:r>
      <w:r>
        <w:rPr>
          <w:spacing w:val="-4"/>
          <w:sz w:val="20"/>
        </w:rPr>
        <w:t xml:space="preserve"> </w:t>
      </w:r>
      <w:r>
        <w:rPr>
          <w:sz w:val="20"/>
        </w:rPr>
        <w:t>and</w:t>
      </w:r>
      <w:r>
        <w:rPr>
          <w:spacing w:val="-4"/>
          <w:sz w:val="20"/>
        </w:rPr>
        <w:t xml:space="preserve"> </w:t>
      </w:r>
      <w:r>
        <w:rPr>
          <w:sz w:val="20"/>
        </w:rPr>
        <w:t>finali</w:t>
      </w:r>
      <w:r w:rsidR="00647A49">
        <w:rPr>
          <w:sz w:val="20"/>
        </w:rPr>
        <w:t>s</w:t>
      </w:r>
      <w:r>
        <w:rPr>
          <w:sz w:val="20"/>
        </w:rPr>
        <w:t>ed</w:t>
      </w:r>
      <w:r>
        <w:rPr>
          <w:spacing w:val="-4"/>
          <w:sz w:val="20"/>
        </w:rPr>
        <w:t xml:space="preserve"> </w:t>
      </w:r>
      <w:r>
        <w:rPr>
          <w:sz w:val="20"/>
        </w:rPr>
        <w:t>to</w:t>
      </w:r>
      <w:r>
        <w:rPr>
          <w:spacing w:val="-4"/>
          <w:sz w:val="20"/>
        </w:rPr>
        <w:t xml:space="preserve"> </w:t>
      </w:r>
      <w:r>
        <w:rPr>
          <w:sz w:val="20"/>
        </w:rPr>
        <w:t>ensure readiness for execution.</w:t>
      </w:r>
    </w:p>
    <w:p w14:paraId="73811078" w14:textId="77777777" w:rsidR="00DA51A5" w:rsidRDefault="00DA51A5">
      <w:pPr>
        <w:pStyle w:val="ListParagraph"/>
        <w:rPr>
          <w:sz w:val="20"/>
        </w:rPr>
      </w:pPr>
    </w:p>
    <w:p w14:paraId="1A7023CC" w14:textId="4B046F12" w:rsidR="00DA51A5" w:rsidRDefault="00DA51A5">
      <w:pPr>
        <w:pStyle w:val="BodyText"/>
        <w:spacing w:before="155"/>
      </w:pPr>
    </w:p>
    <w:p w14:paraId="5B1A141C" w14:textId="77777777" w:rsidR="00DA51A5" w:rsidRDefault="00AB654C">
      <w:pPr>
        <w:spacing w:before="1"/>
        <w:ind w:left="360"/>
        <w:rPr>
          <w:i/>
          <w:sz w:val="20"/>
        </w:rPr>
      </w:pPr>
      <w:r>
        <w:rPr>
          <w:i/>
          <w:sz w:val="20"/>
        </w:rPr>
        <w:t>User</w:t>
      </w:r>
      <w:r>
        <w:rPr>
          <w:i/>
          <w:spacing w:val="-5"/>
          <w:sz w:val="20"/>
        </w:rPr>
        <w:t xml:space="preserve"> </w:t>
      </w:r>
      <w:r>
        <w:rPr>
          <w:i/>
          <w:sz w:val="20"/>
        </w:rPr>
        <w:t>story</w:t>
      </w:r>
      <w:r>
        <w:rPr>
          <w:i/>
          <w:spacing w:val="-5"/>
          <w:sz w:val="20"/>
        </w:rPr>
        <w:t xml:space="preserve"> </w:t>
      </w:r>
      <w:r>
        <w:rPr>
          <w:i/>
          <w:spacing w:val="-2"/>
          <w:sz w:val="20"/>
        </w:rPr>
        <w:t>example:</w:t>
      </w: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4"/>
        <w:gridCol w:w="3543"/>
        <w:gridCol w:w="3572"/>
      </w:tblGrid>
      <w:tr w:rsidR="00DA51A5" w14:paraId="2E40BA33" w14:textId="77777777">
        <w:trPr>
          <w:trHeight w:val="585"/>
        </w:trPr>
        <w:tc>
          <w:tcPr>
            <w:tcW w:w="5777" w:type="dxa"/>
            <w:gridSpan w:val="2"/>
            <w:tcBorders>
              <w:bottom w:val="nil"/>
              <w:right w:val="single" w:sz="4" w:space="0" w:color="FFFFFF"/>
            </w:tcBorders>
            <w:shd w:val="clear" w:color="auto" w:fill="0A3877"/>
          </w:tcPr>
          <w:p w14:paraId="12826F8F" w14:textId="77777777" w:rsidR="00DA51A5" w:rsidRDefault="00AB654C">
            <w:pPr>
              <w:pStyle w:val="TableParagraph"/>
              <w:tabs>
                <w:tab w:val="left" w:pos="2265"/>
              </w:tabs>
              <w:spacing w:before="179"/>
              <w:ind w:left="33"/>
              <w:rPr>
                <w:b/>
                <w:sz w:val="18"/>
              </w:rPr>
            </w:pPr>
            <w:r>
              <w:rPr>
                <w:b/>
                <w:color w:val="FFFFFF"/>
                <w:spacing w:val="-2"/>
                <w:sz w:val="18"/>
              </w:rPr>
              <w:t>Actor</w:t>
            </w:r>
            <w:r>
              <w:rPr>
                <w:b/>
                <w:color w:val="FFFFFF"/>
                <w:sz w:val="18"/>
              </w:rPr>
              <w:tab/>
            </w:r>
            <w:r>
              <w:rPr>
                <w:b/>
                <w:color w:val="FFFFFF"/>
                <w:spacing w:val="-2"/>
                <w:sz w:val="18"/>
              </w:rPr>
              <w:t>Action</w:t>
            </w:r>
          </w:p>
        </w:tc>
        <w:tc>
          <w:tcPr>
            <w:tcW w:w="3572" w:type="dxa"/>
            <w:tcBorders>
              <w:left w:val="single" w:sz="4" w:space="0" w:color="FFFFFF"/>
              <w:bottom w:val="nil"/>
            </w:tcBorders>
            <w:shd w:val="clear" w:color="auto" w:fill="0A3877"/>
          </w:tcPr>
          <w:p w14:paraId="30FE7E51" w14:textId="77777777" w:rsidR="00DA51A5" w:rsidRDefault="00AB654C">
            <w:pPr>
              <w:pStyle w:val="TableParagraph"/>
              <w:spacing w:before="179"/>
              <w:ind w:left="30"/>
              <w:rPr>
                <w:b/>
                <w:sz w:val="18"/>
              </w:rPr>
            </w:pPr>
            <w:r>
              <w:rPr>
                <w:b/>
                <w:color w:val="FFFFFF"/>
                <w:spacing w:val="-2"/>
                <w:sz w:val="18"/>
              </w:rPr>
              <w:t>Outcome</w:t>
            </w:r>
          </w:p>
        </w:tc>
      </w:tr>
      <w:tr w:rsidR="00DA51A5" w14:paraId="5B4B047E" w14:textId="77777777">
        <w:trPr>
          <w:trHeight w:val="275"/>
        </w:trPr>
        <w:tc>
          <w:tcPr>
            <w:tcW w:w="9349" w:type="dxa"/>
            <w:gridSpan w:val="3"/>
            <w:tcBorders>
              <w:top w:val="nil"/>
              <w:bottom w:val="single" w:sz="18" w:space="0" w:color="FFFFFF"/>
            </w:tcBorders>
            <w:shd w:val="clear" w:color="auto" w:fill="00B0F0"/>
          </w:tcPr>
          <w:p w14:paraId="04340907" w14:textId="77777777" w:rsidR="00DA51A5" w:rsidRDefault="00AB654C">
            <w:pPr>
              <w:pStyle w:val="TableParagraph"/>
              <w:spacing w:before="30"/>
              <w:ind w:left="33"/>
              <w:rPr>
                <w:sz w:val="18"/>
              </w:rPr>
            </w:pPr>
            <w:r>
              <w:rPr>
                <w:sz w:val="18"/>
              </w:rPr>
              <w:t>Scenario:</w:t>
            </w:r>
            <w:r>
              <w:rPr>
                <w:spacing w:val="-8"/>
                <w:sz w:val="18"/>
              </w:rPr>
              <w:t xml:space="preserve"> </w:t>
            </w:r>
            <w:r>
              <w:rPr>
                <w:sz w:val="18"/>
              </w:rPr>
              <w:t>Exception</w:t>
            </w:r>
            <w:r>
              <w:rPr>
                <w:spacing w:val="-7"/>
                <w:sz w:val="18"/>
              </w:rPr>
              <w:t xml:space="preserve"> </w:t>
            </w:r>
            <w:r>
              <w:rPr>
                <w:spacing w:val="-2"/>
                <w:sz w:val="18"/>
              </w:rPr>
              <w:t>requests</w:t>
            </w:r>
          </w:p>
        </w:tc>
      </w:tr>
      <w:tr w:rsidR="00DA51A5" w14:paraId="44528732" w14:textId="77777777">
        <w:trPr>
          <w:trHeight w:val="462"/>
        </w:trPr>
        <w:tc>
          <w:tcPr>
            <w:tcW w:w="2234" w:type="dxa"/>
            <w:tcBorders>
              <w:top w:val="single" w:sz="18" w:space="0" w:color="FFFFFF"/>
              <w:left w:val="single" w:sz="2" w:space="0" w:color="000000"/>
              <w:bottom w:val="single" w:sz="2" w:space="0" w:color="000000"/>
              <w:right w:val="single" w:sz="2" w:space="0" w:color="000000"/>
            </w:tcBorders>
          </w:tcPr>
          <w:p w14:paraId="67F84364" w14:textId="77777777" w:rsidR="00DA51A5" w:rsidRDefault="00AB654C">
            <w:pPr>
              <w:pStyle w:val="TableParagraph"/>
              <w:spacing w:line="212" w:lineRule="exact"/>
              <w:ind w:left="35"/>
              <w:rPr>
                <w:sz w:val="18"/>
              </w:rPr>
            </w:pPr>
            <w:r>
              <w:rPr>
                <w:sz w:val="18"/>
              </w:rPr>
              <w:t>As</w:t>
            </w:r>
            <w:r>
              <w:rPr>
                <w:spacing w:val="-2"/>
                <w:sz w:val="18"/>
              </w:rPr>
              <w:t xml:space="preserve"> </w:t>
            </w:r>
            <w:r>
              <w:rPr>
                <w:sz w:val="18"/>
              </w:rPr>
              <w:t>an</w:t>
            </w:r>
            <w:r>
              <w:rPr>
                <w:spacing w:val="-2"/>
                <w:sz w:val="18"/>
              </w:rPr>
              <w:t xml:space="preserve"> [approver]</w:t>
            </w:r>
          </w:p>
        </w:tc>
        <w:tc>
          <w:tcPr>
            <w:tcW w:w="3543" w:type="dxa"/>
            <w:tcBorders>
              <w:top w:val="single" w:sz="18" w:space="0" w:color="FFFFFF"/>
              <w:left w:val="single" w:sz="2" w:space="0" w:color="000000"/>
              <w:bottom w:val="single" w:sz="2" w:space="0" w:color="000000"/>
              <w:right w:val="single" w:sz="2" w:space="0" w:color="000000"/>
            </w:tcBorders>
          </w:tcPr>
          <w:p w14:paraId="3A3E4991" w14:textId="77777777" w:rsidR="00DA51A5" w:rsidRDefault="00AB654C">
            <w:pPr>
              <w:pStyle w:val="TableParagraph"/>
              <w:spacing w:line="242" w:lineRule="auto"/>
              <w:ind w:left="33" w:right="36"/>
              <w:rPr>
                <w:sz w:val="18"/>
              </w:rPr>
            </w:pPr>
            <w:r>
              <w:rPr>
                <w:sz w:val="18"/>
              </w:rPr>
              <w:t>I</w:t>
            </w:r>
            <w:r>
              <w:rPr>
                <w:spacing w:val="-6"/>
                <w:sz w:val="18"/>
              </w:rPr>
              <w:t xml:space="preserve"> </w:t>
            </w:r>
            <w:r>
              <w:rPr>
                <w:sz w:val="18"/>
              </w:rPr>
              <w:t>want</w:t>
            </w:r>
            <w:r>
              <w:rPr>
                <w:spacing w:val="-6"/>
                <w:sz w:val="18"/>
              </w:rPr>
              <w:t xml:space="preserve"> </w:t>
            </w:r>
            <w:r>
              <w:rPr>
                <w:sz w:val="18"/>
              </w:rPr>
              <w:t>to</w:t>
            </w:r>
            <w:r>
              <w:rPr>
                <w:spacing w:val="-7"/>
                <w:sz w:val="18"/>
              </w:rPr>
              <w:t xml:space="preserve"> </w:t>
            </w:r>
            <w:r>
              <w:rPr>
                <w:sz w:val="18"/>
              </w:rPr>
              <w:t>[approve</w:t>
            </w:r>
            <w:r>
              <w:rPr>
                <w:spacing w:val="-7"/>
                <w:sz w:val="18"/>
              </w:rPr>
              <w:t xml:space="preserve"> </w:t>
            </w:r>
            <w:r>
              <w:rPr>
                <w:sz w:val="18"/>
              </w:rPr>
              <w:t>or</w:t>
            </w:r>
            <w:r>
              <w:rPr>
                <w:spacing w:val="-6"/>
                <w:sz w:val="18"/>
              </w:rPr>
              <w:t xml:space="preserve"> </w:t>
            </w:r>
            <w:r>
              <w:rPr>
                <w:sz w:val="18"/>
              </w:rPr>
              <w:t>reject</w:t>
            </w:r>
            <w:r>
              <w:rPr>
                <w:spacing w:val="-6"/>
                <w:sz w:val="18"/>
              </w:rPr>
              <w:t xml:space="preserve"> </w:t>
            </w:r>
            <w:r>
              <w:rPr>
                <w:sz w:val="18"/>
              </w:rPr>
              <w:t xml:space="preserve">exception </w:t>
            </w:r>
            <w:r>
              <w:rPr>
                <w:spacing w:val="-2"/>
                <w:sz w:val="18"/>
              </w:rPr>
              <w:t>requests]</w:t>
            </w:r>
          </w:p>
        </w:tc>
        <w:tc>
          <w:tcPr>
            <w:tcW w:w="3572" w:type="dxa"/>
            <w:tcBorders>
              <w:top w:val="single" w:sz="18" w:space="0" w:color="FFFFFF"/>
              <w:left w:val="single" w:sz="2" w:space="0" w:color="000000"/>
              <w:bottom w:val="single" w:sz="2" w:space="0" w:color="000000"/>
              <w:right w:val="single" w:sz="2" w:space="0" w:color="000000"/>
            </w:tcBorders>
          </w:tcPr>
          <w:p w14:paraId="02990B48" w14:textId="77777777" w:rsidR="00DA51A5" w:rsidRDefault="00AB654C">
            <w:pPr>
              <w:pStyle w:val="TableParagraph"/>
              <w:spacing w:line="212" w:lineRule="exact"/>
              <w:ind w:left="33"/>
              <w:rPr>
                <w:sz w:val="18"/>
              </w:rPr>
            </w:pPr>
            <w:r>
              <w:rPr>
                <w:sz w:val="18"/>
              </w:rPr>
              <w:t>so</w:t>
            </w:r>
            <w:r>
              <w:rPr>
                <w:spacing w:val="-5"/>
                <w:sz w:val="18"/>
              </w:rPr>
              <w:t xml:space="preserve"> </w:t>
            </w:r>
            <w:r>
              <w:rPr>
                <w:sz w:val="18"/>
              </w:rPr>
              <w:t>that</w:t>
            </w:r>
            <w:r>
              <w:rPr>
                <w:spacing w:val="-3"/>
                <w:sz w:val="18"/>
              </w:rPr>
              <w:t xml:space="preserve"> </w:t>
            </w:r>
            <w:r>
              <w:rPr>
                <w:sz w:val="18"/>
              </w:rPr>
              <w:t>[all</w:t>
            </w:r>
            <w:r>
              <w:rPr>
                <w:spacing w:val="-3"/>
                <w:sz w:val="18"/>
              </w:rPr>
              <w:t xml:space="preserve"> </w:t>
            </w:r>
            <w:r>
              <w:rPr>
                <w:sz w:val="18"/>
              </w:rPr>
              <w:t>exceptions</w:t>
            </w:r>
            <w:r>
              <w:rPr>
                <w:spacing w:val="-4"/>
                <w:sz w:val="18"/>
              </w:rPr>
              <w:t xml:space="preserve"> </w:t>
            </w:r>
            <w:r>
              <w:rPr>
                <w:sz w:val="18"/>
              </w:rPr>
              <w:t>are</w:t>
            </w:r>
            <w:r>
              <w:rPr>
                <w:spacing w:val="-4"/>
                <w:sz w:val="18"/>
              </w:rPr>
              <w:t xml:space="preserve"> </w:t>
            </w:r>
            <w:r>
              <w:rPr>
                <w:spacing w:val="-2"/>
                <w:sz w:val="18"/>
              </w:rPr>
              <w:t>managed]</w:t>
            </w:r>
          </w:p>
        </w:tc>
      </w:tr>
    </w:tbl>
    <w:p w14:paraId="2D19724B" w14:textId="77777777" w:rsidR="00DA51A5" w:rsidRDefault="00DA51A5">
      <w:pPr>
        <w:pStyle w:val="BodyText"/>
        <w:spacing w:before="117"/>
        <w:rPr>
          <w:i/>
        </w:rPr>
      </w:pPr>
    </w:p>
    <w:p w14:paraId="44426BA8" w14:textId="77777777" w:rsidR="00DA51A5" w:rsidRDefault="00AB654C">
      <w:pPr>
        <w:pStyle w:val="BodyText"/>
        <w:spacing w:before="1"/>
        <w:ind w:left="360"/>
      </w:pPr>
      <w:r>
        <w:rPr>
          <w:b/>
          <w:color w:val="0A3877"/>
        </w:rPr>
        <w:t>Iterations:</w:t>
      </w:r>
      <w:r>
        <w:rPr>
          <w:b/>
          <w:color w:val="0A3877"/>
          <w:spacing w:val="-9"/>
        </w:rPr>
        <w:t xml:space="preserve"> </w:t>
      </w:r>
      <w:r>
        <w:t>During</w:t>
      </w:r>
      <w:r>
        <w:rPr>
          <w:spacing w:val="-9"/>
        </w:rPr>
        <w:t xml:space="preserve"> </w:t>
      </w:r>
      <w:r>
        <w:t>these</w:t>
      </w:r>
      <w:r>
        <w:rPr>
          <w:spacing w:val="-9"/>
        </w:rPr>
        <w:t xml:space="preserve"> </w:t>
      </w:r>
      <w:r>
        <w:t>iterations,</w:t>
      </w:r>
      <w:r>
        <w:rPr>
          <w:spacing w:val="-8"/>
        </w:rPr>
        <w:t xml:space="preserve"> </w:t>
      </w:r>
      <w:r>
        <w:t>the</w:t>
      </w:r>
      <w:r>
        <w:rPr>
          <w:spacing w:val="-9"/>
        </w:rPr>
        <w:t xml:space="preserve"> </w:t>
      </w:r>
      <w:r>
        <w:t>development</w:t>
      </w:r>
      <w:r>
        <w:rPr>
          <w:spacing w:val="-8"/>
        </w:rPr>
        <w:t xml:space="preserve"> </w:t>
      </w:r>
      <w:r>
        <w:t>team</w:t>
      </w:r>
      <w:r>
        <w:rPr>
          <w:spacing w:val="-10"/>
        </w:rPr>
        <w:t xml:space="preserve"> </w:t>
      </w:r>
      <w:r>
        <w:t>will</w:t>
      </w:r>
      <w:r>
        <w:rPr>
          <w:spacing w:val="-8"/>
        </w:rPr>
        <w:t xml:space="preserve"> </w:t>
      </w:r>
      <w:r>
        <w:t>focus</w:t>
      </w:r>
      <w:r>
        <w:rPr>
          <w:spacing w:val="-8"/>
        </w:rPr>
        <w:t xml:space="preserve"> </w:t>
      </w:r>
      <w:r>
        <w:rPr>
          <w:spacing w:val="-5"/>
        </w:rPr>
        <w:t>on:</w:t>
      </w:r>
    </w:p>
    <w:p w14:paraId="4328DFA7" w14:textId="77777777" w:rsidR="00DA51A5" w:rsidRDefault="00AB654C">
      <w:pPr>
        <w:pStyle w:val="ListParagraph"/>
        <w:numPr>
          <w:ilvl w:val="0"/>
          <w:numId w:val="31"/>
        </w:numPr>
        <w:tabs>
          <w:tab w:val="left" w:pos="1079"/>
        </w:tabs>
        <w:spacing w:before="121"/>
        <w:ind w:left="1079" w:hanging="359"/>
        <w:rPr>
          <w:sz w:val="20"/>
        </w:rPr>
      </w:pPr>
      <w:r>
        <w:rPr>
          <w:sz w:val="20"/>
        </w:rPr>
        <w:t>Implementing</w:t>
      </w:r>
      <w:r>
        <w:rPr>
          <w:spacing w:val="-13"/>
          <w:sz w:val="20"/>
        </w:rPr>
        <w:t xml:space="preserve"> </w:t>
      </w:r>
      <w:r>
        <w:rPr>
          <w:sz w:val="20"/>
        </w:rPr>
        <w:t>new</w:t>
      </w:r>
      <w:r>
        <w:rPr>
          <w:spacing w:val="-13"/>
          <w:sz w:val="20"/>
        </w:rPr>
        <w:t xml:space="preserve"> </w:t>
      </w:r>
      <w:r>
        <w:rPr>
          <w:spacing w:val="-2"/>
          <w:sz w:val="20"/>
        </w:rPr>
        <w:t>features.</w:t>
      </w:r>
    </w:p>
    <w:p w14:paraId="1218D86C" w14:textId="77777777" w:rsidR="00DA51A5" w:rsidRDefault="00AB654C">
      <w:pPr>
        <w:pStyle w:val="ListParagraph"/>
        <w:numPr>
          <w:ilvl w:val="0"/>
          <w:numId w:val="31"/>
        </w:numPr>
        <w:tabs>
          <w:tab w:val="left" w:pos="1079"/>
        </w:tabs>
        <w:spacing w:before="120"/>
        <w:ind w:left="1079" w:hanging="359"/>
        <w:rPr>
          <w:sz w:val="20"/>
        </w:rPr>
      </w:pPr>
      <w:r>
        <w:rPr>
          <w:sz w:val="20"/>
        </w:rPr>
        <w:t>Enhancing</w:t>
      </w:r>
      <w:r>
        <w:rPr>
          <w:spacing w:val="-13"/>
          <w:sz w:val="20"/>
        </w:rPr>
        <w:t xml:space="preserve"> </w:t>
      </w:r>
      <w:r>
        <w:rPr>
          <w:sz w:val="20"/>
        </w:rPr>
        <w:t>existing</w:t>
      </w:r>
      <w:r>
        <w:rPr>
          <w:spacing w:val="-12"/>
          <w:sz w:val="20"/>
        </w:rPr>
        <w:t xml:space="preserve"> </w:t>
      </w:r>
      <w:r>
        <w:rPr>
          <w:spacing w:val="-2"/>
          <w:sz w:val="20"/>
        </w:rPr>
        <w:t>functionalities.</w:t>
      </w:r>
    </w:p>
    <w:p w14:paraId="5E33570A" w14:textId="77777777" w:rsidR="00DA51A5" w:rsidRDefault="00AB654C">
      <w:pPr>
        <w:pStyle w:val="ListParagraph"/>
        <w:numPr>
          <w:ilvl w:val="0"/>
          <w:numId w:val="31"/>
        </w:numPr>
        <w:tabs>
          <w:tab w:val="left" w:pos="1079"/>
        </w:tabs>
        <w:spacing w:before="115"/>
        <w:ind w:left="1079" w:hanging="359"/>
        <w:rPr>
          <w:sz w:val="20"/>
        </w:rPr>
      </w:pPr>
      <w:r>
        <w:rPr>
          <w:sz w:val="20"/>
        </w:rPr>
        <w:t>Addressing</w:t>
      </w:r>
      <w:r>
        <w:rPr>
          <w:spacing w:val="-8"/>
          <w:sz w:val="20"/>
        </w:rPr>
        <w:t xml:space="preserve"> </w:t>
      </w:r>
      <w:r>
        <w:rPr>
          <w:sz w:val="20"/>
        </w:rPr>
        <w:t>bugs</w:t>
      </w:r>
      <w:r>
        <w:rPr>
          <w:spacing w:val="-7"/>
          <w:sz w:val="20"/>
        </w:rPr>
        <w:t xml:space="preserve"> </w:t>
      </w:r>
      <w:r>
        <w:rPr>
          <w:sz w:val="20"/>
        </w:rPr>
        <w:t>and</w:t>
      </w:r>
      <w:r>
        <w:rPr>
          <w:spacing w:val="-8"/>
          <w:sz w:val="20"/>
        </w:rPr>
        <w:t xml:space="preserve"> </w:t>
      </w:r>
      <w:r>
        <w:rPr>
          <w:sz w:val="20"/>
        </w:rPr>
        <w:t>performance</w:t>
      </w:r>
      <w:r>
        <w:rPr>
          <w:spacing w:val="-7"/>
          <w:sz w:val="20"/>
        </w:rPr>
        <w:t xml:space="preserve"> </w:t>
      </w:r>
      <w:r>
        <w:rPr>
          <w:spacing w:val="-2"/>
          <w:sz w:val="20"/>
        </w:rPr>
        <w:t>issues.</w:t>
      </w:r>
    </w:p>
    <w:p w14:paraId="729EF020" w14:textId="146402CD" w:rsidR="00DA51A5" w:rsidRDefault="00AB654C">
      <w:pPr>
        <w:pStyle w:val="BodyText"/>
        <w:spacing w:before="115"/>
        <w:ind w:left="360" w:right="1127"/>
      </w:pPr>
      <w:r>
        <w:rPr>
          <w:b/>
          <w:color w:val="0A3877"/>
        </w:rPr>
        <w:t>Collaboration:</w:t>
      </w:r>
      <w:r>
        <w:rPr>
          <w:b/>
          <w:color w:val="0A3877"/>
          <w:spacing w:val="-4"/>
        </w:rPr>
        <w:t xml:space="preserve"> </w:t>
      </w:r>
      <w:r>
        <w:t>Continuous</w:t>
      </w:r>
      <w:r>
        <w:rPr>
          <w:spacing w:val="-5"/>
        </w:rPr>
        <w:t xml:space="preserve"> </w:t>
      </w:r>
      <w:r>
        <w:t>collaboration</w:t>
      </w:r>
      <w:r>
        <w:rPr>
          <w:spacing w:val="-5"/>
        </w:rPr>
        <w:t xml:space="preserve"> </w:t>
      </w:r>
      <w:r>
        <w:t>with</w:t>
      </w:r>
      <w:r>
        <w:rPr>
          <w:spacing w:val="-5"/>
        </w:rPr>
        <w:t xml:space="preserve"> </w:t>
      </w:r>
      <w:r>
        <w:t>stakeholders</w:t>
      </w:r>
      <w:r>
        <w:rPr>
          <w:spacing w:val="-5"/>
        </w:rPr>
        <w:t xml:space="preserve"> </w:t>
      </w:r>
      <w:r>
        <w:t>to</w:t>
      </w:r>
      <w:r>
        <w:rPr>
          <w:spacing w:val="-5"/>
        </w:rPr>
        <w:t xml:space="preserve"> </w:t>
      </w:r>
      <w:r>
        <w:t>gather</w:t>
      </w:r>
      <w:r>
        <w:rPr>
          <w:spacing w:val="-5"/>
        </w:rPr>
        <w:t xml:space="preserve"> </w:t>
      </w:r>
      <w:r>
        <w:t>feedback</w:t>
      </w:r>
      <w:r>
        <w:rPr>
          <w:spacing w:val="-5"/>
        </w:rPr>
        <w:t xml:space="preserve"> </w:t>
      </w:r>
      <w:r>
        <w:t>and</w:t>
      </w:r>
      <w:r>
        <w:rPr>
          <w:spacing w:val="-5"/>
        </w:rPr>
        <w:t xml:space="preserve"> </w:t>
      </w:r>
      <w:r>
        <w:t>adjust priorities as needed.</w:t>
      </w:r>
    </w:p>
    <w:p w14:paraId="566EDF21" w14:textId="028173BC" w:rsidR="00DA51A5" w:rsidRDefault="00AB654C">
      <w:pPr>
        <w:pStyle w:val="BodyText"/>
        <w:spacing w:before="124"/>
        <w:ind w:left="360" w:right="1080"/>
      </w:pPr>
      <w:r>
        <w:rPr>
          <w:b/>
          <w:color w:val="0A3877"/>
        </w:rPr>
        <w:t>Testing</w:t>
      </w:r>
      <w:r>
        <w:rPr>
          <w:b/>
          <w:color w:val="0A3877"/>
          <w:spacing w:val="-3"/>
        </w:rPr>
        <w:t xml:space="preserve"> </w:t>
      </w:r>
      <w:r>
        <w:rPr>
          <w:b/>
          <w:color w:val="0A3877"/>
        </w:rPr>
        <w:t>&amp;</w:t>
      </w:r>
      <w:r>
        <w:rPr>
          <w:b/>
          <w:color w:val="0A3877"/>
          <w:spacing w:val="-4"/>
        </w:rPr>
        <w:t xml:space="preserve"> </w:t>
      </w:r>
      <w:r>
        <w:rPr>
          <w:b/>
          <w:color w:val="0A3877"/>
        </w:rPr>
        <w:t>Deployment:</w:t>
      </w:r>
      <w:r>
        <w:rPr>
          <w:b/>
          <w:color w:val="0A3877"/>
          <w:spacing w:val="-2"/>
        </w:rPr>
        <w:t xml:space="preserve"> </w:t>
      </w:r>
      <w:r>
        <w:t>After</w:t>
      </w:r>
      <w:r>
        <w:rPr>
          <w:spacing w:val="-3"/>
        </w:rPr>
        <w:t xml:space="preserve"> </w:t>
      </w:r>
      <w:r>
        <w:t>the</w:t>
      </w:r>
      <w:r>
        <w:rPr>
          <w:spacing w:val="-3"/>
        </w:rPr>
        <w:t xml:space="preserve"> </w:t>
      </w:r>
      <w:r>
        <w:t>development</w:t>
      </w:r>
      <w:r>
        <w:rPr>
          <w:spacing w:val="-3"/>
        </w:rPr>
        <w:t xml:space="preserve"> </w:t>
      </w:r>
      <w:r>
        <w:t>iterations,</w:t>
      </w:r>
      <w:r>
        <w:rPr>
          <w:spacing w:val="-3"/>
        </w:rPr>
        <w:t xml:space="preserve"> </w:t>
      </w:r>
      <w:r>
        <w:t>there</w:t>
      </w:r>
      <w:r>
        <w:rPr>
          <w:spacing w:val="-3"/>
        </w:rPr>
        <w:t xml:space="preserve"> </w:t>
      </w:r>
      <w:r>
        <w:t>will</w:t>
      </w:r>
      <w:r>
        <w:rPr>
          <w:spacing w:val="-3"/>
        </w:rPr>
        <w:t xml:space="preserve"> </w:t>
      </w:r>
      <w:r>
        <w:t>be</w:t>
      </w:r>
      <w:r>
        <w:rPr>
          <w:spacing w:val="-3"/>
        </w:rPr>
        <w:t xml:space="preserve"> </w:t>
      </w:r>
      <w:r>
        <w:t>a</w:t>
      </w:r>
      <w:r>
        <w:rPr>
          <w:spacing w:val="-3"/>
        </w:rPr>
        <w:t xml:space="preserve"> </w:t>
      </w:r>
      <w:r>
        <w:t>specific</w:t>
      </w:r>
      <w:r>
        <w:rPr>
          <w:spacing w:val="-3"/>
        </w:rPr>
        <w:t xml:space="preserve"> </w:t>
      </w:r>
      <w:r>
        <w:t>period</w:t>
      </w:r>
      <w:r>
        <w:rPr>
          <w:spacing w:val="-3"/>
        </w:rPr>
        <w:t xml:space="preserve"> </w:t>
      </w:r>
      <w:r>
        <w:t>for testing and go-live activities as follows:</w:t>
      </w:r>
    </w:p>
    <w:p w14:paraId="7672D737" w14:textId="5D3C140A" w:rsidR="00DA51A5" w:rsidRDefault="00AB654C">
      <w:pPr>
        <w:pStyle w:val="ListParagraph"/>
        <w:numPr>
          <w:ilvl w:val="0"/>
          <w:numId w:val="31"/>
        </w:numPr>
        <w:tabs>
          <w:tab w:val="left" w:pos="1079"/>
        </w:tabs>
        <w:spacing w:before="118"/>
        <w:ind w:left="1079" w:hanging="359"/>
        <w:rPr>
          <w:sz w:val="20"/>
        </w:rPr>
      </w:pPr>
      <w:r>
        <w:rPr>
          <w:sz w:val="20"/>
        </w:rPr>
        <w:t>2</w:t>
      </w:r>
      <w:r>
        <w:rPr>
          <w:spacing w:val="-9"/>
          <w:sz w:val="20"/>
        </w:rPr>
        <w:t xml:space="preserve"> </w:t>
      </w:r>
      <w:r>
        <w:rPr>
          <w:sz w:val="20"/>
        </w:rPr>
        <w:t>weeks</w:t>
      </w:r>
      <w:r>
        <w:rPr>
          <w:spacing w:val="-8"/>
          <w:sz w:val="20"/>
        </w:rPr>
        <w:t xml:space="preserve"> </w:t>
      </w:r>
      <w:r>
        <w:rPr>
          <w:sz w:val="20"/>
        </w:rPr>
        <w:t>for</w:t>
      </w:r>
      <w:r>
        <w:rPr>
          <w:spacing w:val="-8"/>
          <w:sz w:val="20"/>
        </w:rPr>
        <w:t xml:space="preserve"> </w:t>
      </w:r>
      <w:r>
        <w:rPr>
          <w:sz w:val="20"/>
        </w:rPr>
        <w:t>SIT/UAT</w:t>
      </w:r>
      <w:r>
        <w:rPr>
          <w:spacing w:val="-7"/>
          <w:sz w:val="20"/>
        </w:rPr>
        <w:t xml:space="preserve"> </w:t>
      </w:r>
      <w:r>
        <w:rPr>
          <w:sz w:val="20"/>
        </w:rPr>
        <w:t>preparation</w:t>
      </w:r>
      <w:r>
        <w:rPr>
          <w:spacing w:val="-9"/>
          <w:sz w:val="20"/>
        </w:rPr>
        <w:t xml:space="preserve"> </w:t>
      </w:r>
      <w:r>
        <w:rPr>
          <w:sz w:val="20"/>
        </w:rPr>
        <w:t>and</w:t>
      </w:r>
      <w:r>
        <w:rPr>
          <w:spacing w:val="-8"/>
          <w:sz w:val="20"/>
        </w:rPr>
        <w:t xml:space="preserve"> </w:t>
      </w:r>
      <w:r>
        <w:rPr>
          <w:spacing w:val="-2"/>
          <w:sz w:val="20"/>
        </w:rPr>
        <w:t>execution.</w:t>
      </w:r>
    </w:p>
    <w:p w14:paraId="2EB75E34" w14:textId="495C4D2C" w:rsidR="00DA51A5" w:rsidRDefault="00AB654C">
      <w:pPr>
        <w:pStyle w:val="ListParagraph"/>
        <w:numPr>
          <w:ilvl w:val="0"/>
          <w:numId w:val="31"/>
        </w:numPr>
        <w:tabs>
          <w:tab w:val="left" w:pos="1079"/>
        </w:tabs>
        <w:spacing w:before="120"/>
        <w:ind w:left="1079" w:hanging="359"/>
        <w:rPr>
          <w:sz w:val="20"/>
        </w:rPr>
      </w:pPr>
      <w:r>
        <w:rPr>
          <w:sz w:val="20"/>
        </w:rPr>
        <w:t>2</w:t>
      </w:r>
      <w:r>
        <w:rPr>
          <w:spacing w:val="-7"/>
          <w:sz w:val="20"/>
        </w:rPr>
        <w:t xml:space="preserve"> </w:t>
      </w:r>
      <w:r>
        <w:rPr>
          <w:sz w:val="20"/>
        </w:rPr>
        <w:t>weeks</w:t>
      </w:r>
      <w:r>
        <w:rPr>
          <w:spacing w:val="-6"/>
          <w:sz w:val="20"/>
        </w:rPr>
        <w:t xml:space="preserve"> </w:t>
      </w:r>
      <w:r>
        <w:rPr>
          <w:sz w:val="20"/>
        </w:rPr>
        <w:t>for</w:t>
      </w:r>
      <w:r>
        <w:rPr>
          <w:spacing w:val="-6"/>
          <w:sz w:val="20"/>
        </w:rPr>
        <w:t xml:space="preserve"> </w:t>
      </w:r>
      <w:r>
        <w:rPr>
          <w:sz w:val="20"/>
        </w:rPr>
        <w:t>go-live</w:t>
      </w:r>
      <w:r>
        <w:rPr>
          <w:spacing w:val="-5"/>
          <w:sz w:val="20"/>
        </w:rPr>
        <w:t xml:space="preserve"> </w:t>
      </w:r>
      <w:r>
        <w:rPr>
          <w:sz w:val="20"/>
        </w:rPr>
        <w:t>and</w:t>
      </w:r>
      <w:r>
        <w:rPr>
          <w:spacing w:val="-6"/>
          <w:sz w:val="20"/>
        </w:rPr>
        <w:t xml:space="preserve"> </w:t>
      </w:r>
      <w:r>
        <w:rPr>
          <w:sz w:val="20"/>
        </w:rPr>
        <w:t>deployment</w:t>
      </w:r>
      <w:r>
        <w:rPr>
          <w:spacing w:val="-6"/>
          <w:sz w:val="20"/>
        </w:rPr>
        <w:t xml:space="preserve"> </w:t>
      </w:r>
      <w:r>
        <w:rPr>
          <w:sz w:val="20"/>
        </w:rPr>
        <w:t>into</w:t>
      </w:r>
      <w:r>
        <w:rPr>
          <w:spacing w:val="-5"/>
          <w:sz w:val="20"/>
        </w:rPr>
        <w:t xml:space="preserve"> </w:t>
      </w:r>
      <w:r>
        <w:rPr>
          <w:spacing w:val="-2"/>
          <w:sz w:val="20"/>
        </w:rPr>
        <w:t>production.</w:t>
      </w:r>
    </w:p>
    <w:p w14:paraId="4BA5C93B" w14:textId="1693BEE2" w:rsidR="00DA51A5" w:rsidRDefault="006A6E11" w:rsidP="00F13DAE">
      <w:pPr>
        <w:pStyle w:val="Heading3"/>
        <w:spacing w:before="124"/>
        <w:rPr>
          <w:color w:val="041A77"/>
        </w:rPr>
      </w:pPr>
      <w:bookmarkStart w:id="75" w:name="_Toc242398783"/>
      <w:r>
        <w:rPr>
          <w:color w:val="041A77"/>
        </w:rPr>
        <w:t xml:space="preserve">Indicative </w:t>
      </w:r>
      <w:r w:rsidR="00AB654C" w:rsidRPr="00F13DAE">
        <w:rPr>
          <w:color w:val="041A77"/>
        </w:rPr>
        <w:t>Iteration Planning</w:t>
      </w:r>
      <w:bookmarkEnd w:id="75"/>
    </w:p>
    <w:p w14:paraId="77D36CA7" w14:textId="1CC2ECED" w:rsidR="006A6E11" w:rsidRPr="006A6E11" w:rsidRDefault="006A6E11" w:rsidP="006A6E11">
      <w:pPr>
        <w:pStyle w:val="BodyText"/>
        <w:spacing w:before="114"/>
        <w:ind w:left="360"/>
      </w:pPr>
      <w:r w:rsidRPr="006A6E11">
        <w:t>Where two-week configuration iterations are adopted, the following meeting structure may be used as planning guidance. The frequency, duration and scheduling of sessions will be mutually agreed based on the work being undertaken and available Residency capacity.</w:t>
      </w:r>
    </w:p>
    <w:p w14:paraId="3225BC31" w14:textId="4F377132" w:rsidR="00DA51A5" w:rsidRDefault="00AB654C">
      <w:pPr>
        <w:pStyle w:val="BodyText"/>
        <w:spacing w:before="114"/>
        <w:ind w:left="360"/>
      </w:pPr>
      <w:r>
        <w:t>Each</w:t>
      </w:r>
      <w:r>
        <w:rPr>
          <w:spacing w:val="-7"/>
        </w:rPr>
        <w:t xml:space="preserve"> </w:t>
      </w:r>
      <w:r>
        <w:t>2-week</w:t>
      </w:r>
      <w:r>
        <w:rPr>
          <w:spacing w:val="-6"/>
        </w:rPr>
        <w:t xml:space="preserve"> </w:t>
      </w:r>
      <w:r>
        <w:t>iteration</w:t>
      </w:r>
      <w:r>
        <w:rPr>
          <w:spacing w:val="-6"/>
        </w:rPr>
        <w:t xml:space="preserve"> </w:t>
      </w:r>
      <w:r>
        <w:t>will</w:t>
      </w:r>
      <w:r>
        <w:rPr>
          <w:spacing w:val="-6"/>
        </w:rPr>
        <w:t xml:space="preserve"> </w:t>
      </w:r>
      <w:r>
        <w:t>consist</w:t>
      </w:r>
      <w:r>
        <w:rPr>
          <w:spacing w:val="-6"/>
        </w:rPr>
        <w:t xml:space="preserve"> </w:t>
      </w:r>
      <w:r>
        <w:t>of</w:t>
      </w:r>
      <w:r>
        <w:rPr>
          <w:spacing w:val="-6"/>
        </w:rPr>
        <w:t xml:space="preserve"> </w:t>
      </w:r>
      <w:r>
        <w:t>the</w:t>
      </w:r>
      <w:r>
        <w:rPr>
          <w:spacing w:val="-6"/>
        </w:rPr>
        <w:t xml:space="preserve"> </w:t>
      </w:r>
      <w:r>
        <w:rPr>
          <w:spacing w:val="-2"/>
        </w:rPr>
        <w:t>following:</w:t>
      </w:r>
    </w:p>
    <w:p w14:paraId="6CB182E2" w14:textId="2EC54A7C" w:rsidR="00DA51A5" w:rsidRDefault="00AB654C">
      <w:pPr>
        <w:pStyle w:val="ListParagraph"/>
        <w:numPr>
          <w:ilvl w:val="0"/>
          <w:numId w:val="31"/>
        </w:numPr>
        <w:tabs>
          <w:tab w:val="left" w:pos="1080"/>
        </w:tabs>
        <w:spacing w:before="121"/>
        <w:ind w:right="1545"/>
        <w:rPr>
          <w:sz w:val="20"/>
        </w:rPr>
      </w:pPr>
      <w:r>
        <w:rPr>
          <w:sz w:val="20"/>
        </w:rPr>
        <w:t>At</w:t>
      </w:r>
      <w:r>
        <w:rPr>
          <w:spacing w:val="-3"/>
          <w:sz w:val="20"/>
        </w:rPr>
        <w:t xml:space="preserve"> </w:t>
      </w:r>
      <w:r>
        <w:rPr>
          <w:sz w:val="20"/>
        </w:rPr>
        <w:t>least</w:t>
      </w:r>
      <w:r>
        <w:rPr>
          <w:spacing w:val="-3"/>
          <w:sz w:val="20"/>
        </w:rPr>
        <w:t xml:space="preserve"> </w:t>
      </w:r>
      <w:r>
        <w:rPr>
          <w:sz w:val="20"/>
        </w:rPr>
        <w:t>one</w:t>
      </w:r>
      <w:r>
        <w:rPr>
          <w:spacing w:val="-3"/>
          <w:sz w:val="20"/>
        </w:rPr>
        <w:t xml:space="preserve"> </w:t>
      </w:r>
      <w:r>
        <w:rPr>
          <w:sz w:val="20"/>
        </w:rPr>
        <w:t>planning</w:t>
      </w:r>
      <w:r>
        <w:rPr>
          <w:spacing w:val="-3"/>
          <w:sz w:val="20"/>
        </w:rPr>
        <w:t xml:space="preserve"> </w:t>
      </w:r>
      <w:r>
        <w:rPr>
          <w:sz w:val="20"/>
        </w:rPr>
        <w:t>session</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beginning</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iteration,</w:t>
      </w:r>
      <w:r>
        <w:rPr>
          <w:spacing w:val="-3"/>
          <w:sz w:val="20"/>
        </w:rPr>
        <w:t xml:space="preserve"> </w:t>
      </w:r>
      <w:r>
        <w:rPr>
          <w:sz w:val="20"/>
        </w:rPr>
        <w:t>lasting</w:t>
      </w:r>
      <w:r>
        <w:rPr>
          <w:spacing w:val="-3"/>
          <w:sz w:val="20"/>
        </w:rPr>
        <w:t xml:space="preserve"> </w:t>
      </w:r>
      <w:r>
        <w:rPr>
          <w:sz w:val="20"/>
        </w:rPr>
        <w:t>at</w:t>
      </w:r>
      <w:r>
        <w:rPr>
          <w:spacing w:val="-3"/>
          <w:sz w:val="20"/>
        </w:rPr>
        <w:t xml:space="preserve"> </w:t>
      </w:r>
      <w:r>
        <w:rPr>
          <w:sz w:val="20"/>
        </w:rPr>
        <w:t>least</w:t>
      </w:r>
      <w:r>
        <w:rPr>
          <w:spacing w:val="-3"/>
          <w:sz w:val="20"/>
        </w:rPr>
        <w:t xml:space="preserve"> </w:t>
      </w:r>
      <w:r>
        <w:rPr>
          <w:sz w:val="20"/>
        </w:rPr>
        <w:t xml:space="preserve">90 </w:t>
      </w:r>
      <w:r>
        <w:rPr>
          <w:spacing w:val="-2"/>
          <w:sz w:val="20"/>
        </w:rPr>
        <w:t>minutes.</w:t>
      </w:r>
    </w:p>
    <w:p w14:paraId="70F70532" w14:textId="4D53C80A" w:rsidR="00DA51A5" w:rsidRDefault="00AB654C">
      <w:pPr>
        <w:pStyle w:val="ListParagraph"/>
        <w:numPr>
          <w:ilvl w:val="0"/>
          <w:numId w:val="31"/>
        </w:numPr>
        <w:tabs>
          <w:tab w:val="left" w:pos="1079"/>
        </w:tabs>
        <w:spacing w:before="117"/>
        <w:ind w:left="1079" w:hanging="359"/>
        <w:rPr>
          <w:sz w:val="20"/>
        </w:rPr>
      </w:pPr>
      <w:r>
        <w:rPr>
          <w:sz w:val="20"/>
        </w:rPr>
        <w:t>At</w:t>
      </w:r>
      <w:r>
        <w:rPr>
          <w:spacing w:val="-8"/>
          <w:sz w:val="20"/>
        </w:rPr>
        <w:t xml:space="preserve"> </w:t>
      </w:r>
      <w:r>
        <w:rPr>
          <w:sz w:val="20"/>
        </w:rPr>
        <w:t>least</w:t>
      </w:r>
      <w:r>
        <w:rPr>
          <w:spacing w:val="-5"/>
          <w:sz w:val="20"/>
        </w:rPr>
        <w:t xml:space="preserve"> </w:t>
      </w:r>
      <w:r>
        <w:rPr>
          <w:sz w:val="20"/>
        </w:rPr>
        <w:t>2</w:t>
      </w:r>
      <w:r>
        <w:rPr>
          <w:spacing w:val="-5"/>
          <w:sz w:val="20"/>
        </w:rPr>
        <w:t xml:space="preserve"> </w:t>
      </w:r>
      <w:r>
        <w:rPr>
          <w:sz w:val="20"/>
        </w:rPr>
        <w:t>demo/feedback</w:t>
      </w:r>
      <w:r>
        <w:rPr>
          <w:spacing w:val="-5"/>
          <w:sz w:val="20"/>
        </w:rPr>
        <w:t xml:space="preserve"> </w:t>
      </w:r>
      <w:r>
        <w:rPr>
          <w:sz w:val="20"/>
        </w:rPr>
        <w:t>sessions,</w:t>
      </w:r>
      <w:r>
        <w:rPr>
          <w:spacing w:val="-5"/>
          <w:sz w:val="20"/>
        </w:rPr>
        <w:t xml:space="preserve"> </w:t>
      </w:r>
      <w:r>
        <w:rPr>
          <w:sz w:val="20"/>
        </w:rPr>
        <w:t>each</w:t>
      </w:r>
      <w:r>
        <w:rPr>
          <w:spacing w:val="-6"/>
          <w:sz w:val="20"/>
        </w:rPr>
        <w:t xml:space="preserve"> </w:t>
      </w:r>
      <w:r>
        <w:rPr>
          <w:sz w:val="20"/>
        </w:rPr>
        <w:t>lasting</w:t>
      </w:r>
      <w:r>
        <w:rPr>
          <w:spacing w:val="-5"/>
          <w:sz w:val="20"/>
        </w:rPr>
        <w:t xml:space="preserve"> </w:t>
      </w:r>
      <w:r>
        <w:rPr>
          <w:sz w:val="20"/>
        </w:rPr>
        <w:t>at</w:t>
      </w:r>
      <w:r>
        <w:rPr>
          <w:spacing w:val="-5"/>
          <w:sz w:val="20"/>
        </w:rPr>
        <w:t xml:space="preserve"> </w:t>
      </w:r>
      <w:r>
        <w:rPr>
          <w:sz w:val="20"/>
        </w:rPr>
        <w:t>least</w:t>
      </w:r>
      <w:r>
        <w:rPr>
          <w:spacing w:val="-5"/>
          <w:sz w:val="20"/>
        </w:rPr>
        <w:t xml:space="preserve"> </w:t>
      </w:r>
      <w:r>
        <w:rPr>
          <w:sz w:val="20"/>
        </w:rPr>
        <w:t>60</w:t>
      </w:r>
      <w:r>
        <w:rPr>
          <w:spacing w:val="-5"/>
          <w:sz w:val="20"/>
        </w:rPr>
        <w:t xml:space="preserve"> </w:t>
      </w:r>
      <w:r>
        <w:rPr>
          <w:spacing w:val="-2"/>
          <w:sz w:val="20"/>
        </w:rPr>
        <w:t>minutes.</w:t>
      </w:r>
    </w:p>
    <w:p w14:paraId="4F8F3AFC" w14:textId="222DFF00" w:rsidR="00DA51A5" w:rsidRDefault="003B40FB">
      <w:pPr>
        <w:pStyle w:val="BodyText"/>
        <w:spacing w:before="9"/>
        <w:rPr>
          <w:sz w:val="7"/>
        </w:rPr>
      </w:pPr>
      <w:r>
        <w:rPr>
          <w:noProof/>
        </w:rPr>
        <w:lastRenderedPageBreak/>
        <mc:AlternateContent>
          <mc:Choice Requires="wpg">
            <w:drawing>
              <wp:anchor distT="0" distB="0" distL="0" distR="0" simplePos="0" relativeHeight="15730688" behindDoc="0" locked="0" layoutInCell="1" allowOverlap="1" wp14:anchorId="4A5026EF" wp14:editId="28E726BD">
                <wp:simplePos x="0" y="0"/>
                <wp:positionH relativeFrom="page">
                  <wp:posOffset>673354</wp:posOffset>
                </wp:positionH>
                <wp:positionV relativeFrom="paragraph">
                  <wp:posOffset>95250</wp:posOffset>
                </wp:positionV>
                <wp:extent cx="6486525" cy="298704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2987040"/>
                          <a:chOff x="0" y="0"/>
                          <a:chExt cx="6486525" cy="2987040"/>
                        </a:xfrm>
                      </wpg:grpSpPr>
                      <pic:pic xmlns:pic="http://schemas.openxmlformats.org/drawingml/2006/picture">
                        <pic:nvPicPr>
                          <pic:cNvPr id="16" name="Image 16"/>
                          <pic:cNvPicPr/>
                        </pic:nvPicPr>
                        <pic:blipFill>
                          <a:blip r:embed="rId23" cstate="print"/>
                          <a:stretch>
                            <a:fillRect/>
                          </a:stretch>
                        </pic:blipFill>
                        <pic:spPr>
                          <a:xfrm>
                            <a:off x="0" y="0"/>
                            <a:ext cx="6486144" cy="2987040"/>
                          </a:xfrm>
                          <a:prstGeom prst="rect">
                            <a:avLst/>
                          </a:prstGeom>
                        </pic:spPr>
                      </pic:pic>
                      <pic:pic xmlns:pic="http://schemas.openxmlformats.org/drawingml/2006/picture">
                        <pic:nvPicPr>
                          <pic:cNvPr id="17" name="Image 17"/>
                          <pic:cNvPicPr/>
                        </pic:nvPicPr>
                        <pic:blipFill>
                          <a:blip r:embed="rId24" cstate="print"/>
                          <a:stretch>
                            <a:fillRect/>
                          </a:stretch>
                        </pic:blipFill>
                        <pic:spPr>
                          <a:xfrm>
                            <a:off x="490727" y="306819"/>
                            <a:ext cx="5309870" cy="2243380"/>
                          </a:xfrm>
                          <a:prstGeom prst="rect">
                            <a:avLst/>
                          </a:prstGeom>
                        </pic:spPr>
                      </pic:pic>
                    </wpg:wgp>
                  </a:graphicData>
                </a:graphic>
              </wp:anchor>
            </w:drawing>
          </mc:Choice>
          <mc:Fallback>
            <w:pict>
              <v:group w14:anchorId="4150C465" id="Group 15" o:spid="_x0000_s1026" style="position:absolute;margin-left:53pt;margin-top:7.5pt;width:510.75pt;height:235.2pt;z-index:15730688;mso-wrap-distance-left:0;mso-wrap-distance-right:0;mso-position-horizontal-relative:page" coordsize="64865,2987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width:64861;height:29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">
                  <v:imagedata r:id="rId25" o:title=""/>
                </v:shape>
                <v:shape id="Image 17" o:spid="_x0000_s1028" type="#_x0000_t75" style="position:absolute;left:4907;top:3068;width:53098;height:22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">
                  <v:imagedata r:id="rId26" o:title=""/>
                </v:shape>
                <w10:wrap anchorx="page"/>
              </v:group>
            </w:pict>
          </mc:Fallback>
        </mc:AlternateContent>
      </w:r>
      <w:r>
        <w:rPr>
          <w:noProof/>
          <w:sz w:val="7"/>
        </w:rPr>
        <mc:AlternateContent>
          <mc:Choice Requires="wps">
            <w:drawing>
              <wp:anchor distT="0" distB="0" distL="0" distR="0" simplePos="0" relativeHeight="487589376" behindDoc="1" locked="0" layoutInCell="1" allowOverlap="1" wp14:anchorId="143CC13C" wp14:editId="39A10551">
                <wp:simplePos x="0" y="0"/>
                <wp:positionH relativeFrom="page">
                  <wp:posOffset>998129</wp:posOffset>
                </wp:positionH>
                <wp:positionV relativeFrom="paragraph">
                  <wp:posOffset>146503</wp:posOffset>
                </wp:positionV>
                <wp:extent cx="6486525" cy="298831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6525" cy="2988310"/>
                        </a:xfrm>
                        <a:prstGeom prst="rect">
                          <a:avLst/>
                        </a:prstGeom>
                      </wps:spPr>
                      <wps:txbx>
                        <w:txbxContent>
                          <w:p w14:paraId="4F780238" w14:textId="77777777" w:rsidR="00DA51A5" w:rsidRDefault="00AB654C">
                            <w:pPr>
                              <w:pStyle w:val="BodyText"/>
                              <w:numPr>
                                <w:ilvl w:val="0"/>
                                <w:numId w:val="30"/>
                              </w:numPr>
                              <w:tabs>
                                <w:tab w:val="left" w:pos="532"/>
                              </w:tabs>
                              <w:spacing w:before="1"/>
                            </w:pPr>
                            <w:r>
                              <w:t>A</w:t>
                            </w:r>
                            <w:r>
                              <w:rPr>
                                <w:spacing w:val="-7"/>
                              </w:rPr>
                              <w:t xml:space="preserve"> </w:t>
                            </w:r>
                            <w:r>
                              <w:t>final</w:t>
                            </w:r>
                            <w:r>
                              <w:rPr>
                                <w:spacing w:val="-5"/>
                              </w:rPr>
                              <w:t xml:space="preserve"> </w:t>
                            </w:r>
                            <w:r>
                              <w:t>iteration</w:t>
                            </w:r>
                            <w:r>
                              <w:rPr>
                                <w:spacing w:val="-5"/>
                              </w:rPr>
                              <w:t xml:space="preserve"> </w:t>
                            </w:r>
                            <w:r>
                              <w:t>demo</w:t>
                            </w:r>
                            <w:r>
                              <w:rPr>
                                <w:spacing w:val="-5"/>
                              </w:rPr>
                              <w:t xml:space="preserve"> </w:t>
                            </w:r>
                            <w:r>
                              <w:t>session</w:t>
                            </w:r>
                            <w:r>
                              <w:rPr>
                                <w:spacing w:val="-4"/>
                              </w:rPr>
                              <w:t xml:space="preserve"> </w:t>
                            </w:r>
                            <w:r>
                              <w:t>lasting</w:t>
                            </w:r>
                            <w:r>
                              <w:rPr>
                                <w:spacing w:val="-5"/>
                              </w:rPr>
                              <w:t xml:space="preserve"> </w:t>
                            </w:r>
                            <w:r>
                              <w:t>at</w:t>
                            </w:r>
                            <w:r>
                              <w:rPr>
                                <w:spacing w:val="-5"/>
                              </w:rPr>
                              <w:t xml:space="preserve"> </w:t>
                            </w:r>
                            <w:r>
                              <w:t>least</w:t>
                            </w:r>
                            <w:r>
                              <w:rPr>
                                <w:spacing w:val="-5"/>
                              </w:rPr>
                              <w:t xml:space="preserve"> </w:t>
                            </w:r>
                            <w:r>
                              <w:t>90</w:t>
                            </w:r>
                            <w:r>
                              <w:rPr>
                                <w:spacing w:val="-4"/>
                              </w:rPr>
                              <w:t xml:space="preserve"> </w:t>
                            </w:r>
                            <w:r>
                              <w:rPr>
                                <w:spacing w:val="-2"/>
                              </w:rPr>
                              <w:t>minutes.</w:t>
                            </w:r>
                          </w:p>
                        </w:txbxContent>
                      </wps:txbx>
                      <wps:bodyPr wrap="square" lIns="0" tIns="0" rIns="0" bIns="0" rtlCol="0">
                        <a:noAutofit/>
                      </wps:bodyPr>
                    </wps:wsp>
                  </a:graphicData>
                </a:graphic>
                <wp14:sizeRelV relativeFrom="margin">
                  <wp14:pctHeight>0</wp14:pctHeight>
                </wp14:sizeRelV>
              </wp:anchor>
            </w:drawing>
          </mc:Choice>
          <mc:Fallback>
            <w:pict>
              <v:shapetype w14:anchorId="143CC13C" id="_x0000_t202" coordsize="21600,21600" o:spt="202" path="m,l,21600r21600,l21600,xe">
                <v:stroke joinstyle="miter"/>
                <v:path gradientshapeok="t" o:connecttype="rect"/>
              </v:shapetype>
              <v:shape id="Textbox 18" o:spid="_x0000_s1026" type="#_x0000_t202" style="position:absolute;margin-left:78.6pt;margin-top:11.55pt;width:510.75pt;height:235.3pt;z-index:-157271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" filled="f" stroked="f">
                <v:textbox inset="0,0,0,0">
                  <w:txbxContent>
                    <w:p w14:paraId="4F780238" w14:textId="77777777" w:rsidR="00DA51A5" w:rsidRDefault="00AB654C">
                      <w:pPr>
                        <w:pStyle w:val="BodyText"/>
                        <w:numPr>
                          <w:ilvl w:val="0"/>
                          <w:numId w:val="30"/>
                        </w:numPr>
                        <w:tabs>
                          <w:tab w:val="left" w:pos="532"/>
                        </w:tabs>
                        <w:spacing w:before="1"/>
                      </w:pPr>
                      <w:r>
                        <w:t>A</w:t>
                      </w:r>
                      <w:r>
                        <w:rPr>
                          <w:spacing w:val="-7"/>
                        </w:rPr>
                        <w:t xml:space="preserve"> </w:t>
                      </w:r>
                      <w:r>
                        <w:t>final</w:t>
                      </w:r>
                      <w:r>
                        <w:rPr>
                          <w:spacing w:val="-5"/>
                        </w:rPr>
                        <w:t xml:space="preserve"> </w:t>
                      </w:r>
                      <w:r>
                        <w:t>iteration</w:t>
                      </w:r>
                      <w:r>
                        <w:rPr>
                          <w:spacing w:val="-5"/>
                        </w:rPr>
                        <w:t xml:space="preserve"> </w:t>
                      </w:r>
                      <w:r>
                        <w:t>demo</w:t>
                      </w:r>
                      <w:r>
                        <w:rPr>
                          <w:spacing w:val="-5"/>
                        </w:rPr>
                        <w:t xml:space="preserve"> </w:t>
                      </w:r>
                      <w:r>
                        <w:t>session</w:t>
                      </w:r>
                      <w:r>
                        <w:rPr>
                          <w:spacing w:val="-4"/>
                        </w:rPr>
                        <w:t xml:space="preserve"> </w:t>
                      </w:r>
                      <w:r>
                        <w:t>lasting</w:t>
                      </w:r>
                      <w:r>
                        <w:rPr>
                          <w:spacing w:val="-5"/>
                        </w:rPr>
                        <w:t xml:space="preserve"> </w:t>
                      </w:r>
                      <w:r>
                        <w:t>at</w:t>
                      </w:r>
                      <w:r>
                        <w:rPr>
                          <w:spacing w:val="-5"/>
                        </w:rPr>
                        <w:t xml:space="preserve"> </w:t>
                      </w:r>
                      <w:r>
                        <w:t>least</w:t>
                      </w:r>
                      <w:r>
                        <w:rPr>
                          <w:spacing w:val="-5"/>
                        </w:rPr>
                        <w:t xml:space="preserve"> </w:t>
                      </w:r>
                      <w:r>
                        <w:t>90</w:t>
                      </w:r>
                      <w:r>
                        <w:rPr>
                          <w:spacing w:val="-4"/>
                        </w:rPr>
                        <w:t xml:space="preserve"> </w:t>
                      </w:r>
                      <w:r>
                        <w:rPr>
                          <w:spacing w:val="-2"/>
                        </w:rPr>
                        <w:t>minutes.</w:t>
                      </w:r>
                    </w:p>
                  </w:txbxContent>
                </v:textbox>
                <w10:wrap type="topAndBottom" anchorx="page"/>
              </v:shape>
            </w:pict>
          </mc:Fallback>
        </mc:AlternateContent>
      </w:r>
    </w:p>
    <w:p w14:paraId="44D6BE12" w14:textId="77777777" w:rsidR="00DA51A5" w:rsidRDefault="00DA51A5">
      <w:pPr>
        <w:pStyle w:val="BodyText"/>
        <w:rPr>
          <w:sz w:val="7"/>
        </w:rPr>
        <w:sectPr w:rsidR="00DA51A5">
          <w:pgSz w:w="12240" w:h="15840"/>
          <w:pgMar w:top="1040" w:right="360" w:bottom="1500" w:left="1080" w:header="720" w:footer="1304" w:gutter="0"/>
          <w:cols w:space="720"/>
        </w:sectPr>
      </w:pPr>
    </w:p>
    <w:p w14:paraId="7D46A149" w14:textId="05091CC4" w:rsidR="00DA51A5" w:rsidRDefault="00DA51A5">
      <w:pPr>
        <w:pStyle w:val="BodyText"/>
        <w:spacing w:before="85"/>
        <w:rPr>
          <w:sz w:val="26"/>
        </w:rPr>
      </w:pPr>
    </w:p>
    <w:p w14:paraId="19A66B2D" w14:textId="77777777" w:rsidR="00DA51A5" w:rsidRDefault="00AB654C">
      <w:pPr>
        <w:pStyle w:val="Heading3"/>
      </w:pPr>
      <w:bookmarkStart w:id="76" w:name="_Toc242398784"/>
      <w:r>
        <w:rPr>
          <w:color w:val="041A77"/>
        </w:rPr>
        <w:t>Completion</w:t>
      </w:r>
      <w:r>
        <w:rPr>
          <w:color w:val="041A77"/>
          <w:spacing w:val="-9"/>
        </w:rPr>
        <w:t xml:space="preserve"> </w:t>
      </w:r>
      <w:r>
        <w:rPr>
          <w:color w:val="041A77"/>
        </w:rPr>
        <w:t>and</w:t>
      </w:r>
      <w:r>
        <w:rPr>
          <w:color w:val="041A77"/>
          <w:spacing w:val="-9"/>
        </w:rPr>
        <w:t xml:space="preserve"> </w:t>
      </w:r>
      <w:r>
        <w:rPr>
          <w:color w:val="041A77"/>
        </w:rPr>
        <w:t>Adjustment</w:t>
      </w:r>
      <w:r>
        <w:rPr>
          <w:color w:val="041A77"/>
          <w:spacing w:val="-8"/>
        </w:rPr>
        <w:t xml:space="preserve"> </w:t>
      </w:r>
      <w:r>
        <w:rPr>
          <w:color w:val="041A77"/>
        </w:rPr>
        <w:t>of</w:t>
      </w:r>
      <w:r>
        <w:rPr>
          <w:color w:val="041A77"/>
          <w:spacing w:val="-9"/>
        </w:rPr>
        <w:t xml:space="preserve"> </w:t>
      </w:r>
      <w:r>
        <w:rPr>
          <w:color w:val="041A77"/>
        </w:rPr>
        <w:t>User</w:t>
      </w:r>
      <w:r>
        <w:rPr>
          <w:color w:val="041A77"/>
          <w:spacing w:val="-9"/>
        </w:rPr>
        <w:t xml:space="preserve"> </w:t>
      </w:r>
      <w:r>
        <w:rPr>
          <w:color w:val="041A77"/>
          <w:spacing w:val="-2"/>
        </w:rPr>
        <w:t>Stories</w:t>
      </w:r>
      <w:bookmarkEnd w:id="76"/>
    </w:p>
    <w:p w14:paraId="206A685A" w14:textId="77777777" w:rsidR="00DA51A5" w:rsidRDefault="00AB654C">
      <w:pPr>
        <w:pStyle w:val="BodyText"/>
        <w:spacing w:before="114"/>
        <w:ind w:left="360" w:right="1127"/>
      </w:pPr>
      <w:r>
        <w:t>At</w:t>
      </w:r>
      <w:r>
        <w:rPr>
          <w:spacing w:val="-3"/>
        </w:rPr>
        <w:t xml:space="preserve"> </w:t>
      </w:r>
      <w:r>
        <w:t>the</w:t>
      </w:r>
      <w:r>
        <w:rPr>
          <w:spacing w:val="-3"/>
        </w:rPr>
        <w:t xml:space="preserve"> </w:t>
      </w:r>
      <w:r>
        <w:t>end</w:t>
      </w:r>
      <w:r>
        <w:rPr>
          <w:spacing w:val="-3"/>
        </w:rPr>
        <w:t xml:space="preserve"> </w:t>
      </w:r>
      <w:r>
        <w:t>of</w:t>
      </w:r>
      <w:r>
        <w:rPr>
          <w:spacing w:val="-3"/>
        </w:rPr>
        <w:t xml:space="preserve"> </w:t>
      </w:r>
      <w:r>
        <w:t>each</w:t>
      </w:r>
      <w:r>
        <w:rPr>
          <w:spacing w:val="-4"/>
        </w:rPr>
        <w:t xml:space="preserve"> </w:t>
      </w:r>
      <w:r>
        <w:t>2-week</w:t>
      </w:r>
      <w:r>
        <w:rPr>
          <w:spacing w:val="-3"/>
        </w:rPr>
        <w:t xml:space="preserve"> </w:t>
      </w:r>
      <w:r>
        <w:t>iteration,</w:t>
      </w:r>
      <w:r>
        <w:rPr>
          <w:spacing w:val="-3"/>
        </w:rPr>
        <w:t xml:space="preserve"> </w:t>
      </w:r>
      <w:r>
        <w:t>user</w:t>
      </w:r>
      <w:r>
        <w:rPr>
          <w:spacing w:val="-3"/>
        </w:rPr>
        <w:t xml:space="preserve"> </w:t>
      </w:r>
      <w:r>
        <w:t>stories</w:t>
      </w:r>
      <w:r>
        <w:rPr>
          <w:spacing w:val="-3"/>
        </w:rPr>
        <w:t xml:space="preserve"> </w:t>
      </w:r>
      <w:r>
        <w:t>will</w:t>
      </w:r>
      <w:r>
        <w:rPr>
          <w:spacing w:val="-3"/>
        </w:rPr>
        <w:t xml:space="preserve"> </w:t>
      </w:r>
      <w:r>
        <w:t>be</w:t>
      </w:r>
      <w:r>
        <w:rPr>
          <w:spacing w:val="-3"/>
        </w:rPr>
        <w:t xml:space="preserve"> </w:t>
      </w:r>
      <w:r>
        <w:t>evaluated</w:t>
      </w:r>
      <w:r>
        <w:rPr>
          <w:spacing w:val="-4"/>
        </w:rPr>
        <w:t xml:space="preserve"> </w:t>
      </w:r>
      <w:r>
        <w:t>for</w:t>
      </w:r>
      <w:r>
        <w:rPr>
          <w:spacing w:val="-3"/>
        </w:rPr>
        <w:t xml:space="preserve"> </w:t>
      </w:r>
      <w:r>
        <w:t>completion</w:t>
      </w:r>
      <w:r>
        <w:rPr>
          <w:spacing w:val="-3"/>
        </w:rPr>
        <w:t xml:space="preserve"> </w:t>
      </w:r>
      <w:r>
        <w:t>during</w:t>
      </w:r>
      <w:r>
        <w:rPr>
          <w:spacing w:val="-4"/>
        </w:rPr>
        <w:t xml:space="preserve"> </w:t>
      </w:r>
      <w:r>
        <w:t>the demo session. The process is as follows:</w:t>
      </w:r>
    </w:p>
    <w:p w14:paraId="2D3217B8" w14:textId="77777777" w:rsidR="00DA51A5" w:rsidRDefault="00AB654C">
      <w:pPr>
        <w:pStyle w:val="Heading4"/>
        <w:spacing w:before="123"/>
      </w:pPr>
      <w:r>
        <w:rPr>
          <w:color w:val="0A3877"/>
          <w:spacing w:val="-2"/>
        </w:rPr>
        <w:t>Completion:</w:t>
      </w:r>
    </w:p>
    <w:p w14:paraId="75C4AB35" w14:textId="77777777" w:rsidR="00DA51A5" w:rsidRDefault="00AB654C">
      <w:pPr>
        <w:pStyle w:val="ListParagraph"/>
        <w:numPr>
          <w:ilvl w:val="0"/>
          <w:numId w:val="31"/>
        </w:numPr>
        <w:tabs>
          <w:tab w:val="left" w:pos="1080"/>
        </w:tabs>
        <w:spacing w:before="117"/>
        <w:ind w:right="1210"/>
        <w:rPr>
          <w:sz w:val="20"/>
        </w:rPr>
      </w:pPr>
      <w:r>
        <w:rPr>
          <w:color w:val="0A3877"/>
          <w:sz w:val="20"/>
        </w:rPr>
        <w:t>Done:</w:t>
      </w:r>
      <w:r>
        <w:rPr>
          <w:color w:val="0A3877"/>
          <w:spacing w:val="-3"/>
          <w:sz w:val="20"/>
        </w:rPr>
        <w:t xml:space="preserve"> </w:t>
      </w:r>
      <w:r>
        <w:rPr>
          <w:sz w:val="20"/>
        </w:rPr>
        <w:t>User</w:t>
      </w:r>
      <w:r>
        <w:rPr>
          <w:spacing w:val="-3"/>
          <w:sz w:val="20"/>
        </w:rPr>
        <w:t xml:space="preserve"> </w:t>
      </w:r>
      <w:r>
        <w:rPr>
          <w:sz w:val="20"/>
        </w:rPr>
        <w:t>stories</w:t>
      </w:r>
      <w:r>
        <w:rPr>
          <w:spacing w:val="-3"/>
          <w:sz w:val="20"/>
        </w:rPr>
        <w:t xml:space="preserve"> </w:t>
      </w:r>
      <w:r>
        <w:rPr>
          <w:sz w:val="20"/>
        </w:rPr>
        <w:t>should</w:t>
      </w:r>
      <w:r>
        <w:rPr>
          <w:spacing w:val="-3"/>
          <w:sz w:val="20"/>
        </w:rPr>
        <w:t xml:space="preserve"> </w:t>
      </w:r>
      <w:r>
        <w:rPr>
          <w:sz w:val="20"/>
        </w:rPr>
        <w:t>be</w:t>
      </w:r>
      <w:r>
        <w:rPr>
          <w:spacing w:val="-3"/>
          <w:sz w:val="20"/>
        </w:rPr>
        <w:t xml:space="preserve"> </w:t>
      </w:r>
      <w:r>
        <w:rPr>
          <w:sz w:val="20"/>
        </w:rPr>
        <w:t>considered</w:t>
      </w:r>
      <w:r>
        <w:rPr>
          <w:spacing w:val="-3"/>
          <w:sz w:val="20"/>
        </w:rPr>
        <w:t xml:space="preserve"> </w:t>
      </w:r>
      <w:r>
        <w:rPr>
          <w:sz w:val="20"/>
        </w:rPr>
        <w:t>"done"</w:t>
      </w:r>
      <w:r>
        <w:rPr>
          <w:spacing w:val="-3"/>
          <w:sz w:val="20"/>
        </w:rPr>
        <w:t xml:space="preserve"> </w:t>
      </w:r>
      <w:r>
        <w:rPr>
          <w:sz w:val="20"/>
        </w:rPr>
        <w:t>if</w:t>
      </w:r>
      <w:r>
        <w:rPr>
          <w:spacing w:val="-3"/>
          <w:sz w:val="20"/>
        </w:rPr>
        <w:t xml:space="preserve"> </w:t>
      </w:r>
      <w:r>
        <w:rPr>
          <w:sz w:val="20"/>
        </w:rPr>
        <w:t>they</w:t>
      </w:r>
      <w:r>
        <w:rPr>
          <w:spacing w:val="-3"/>
          <w:sz w:val="20"/>
        </w:rPr>
        <w:t xml:space="preserve"> </w:t>
      </w:r>
      <w:r>
        <w:rPr>
          <w:sz w:val="20"/>
        </w:rPr>
        <w:t>meet</w:t>
      </w:r>
      <w:r>
        <w:rPr>
          <w:spacing w:val="-3"/>
          <w:sz w:val="20"/>
        </w:rPr>
        <w:t xml:space="preserve"> </w:t>
      </w:r>
      <w:r>
        <w:rPr>
          <w:sz w:val="20"/>
        </w:rPr>
        <w:t>the</w:t>
      </w:r>
      <w:r>
        <w:rPr>
          <w:spacing w:val="-3"/>
          <w:sz w:val="20"/>
        </w:rPr>
        <w:t xml:space="preserve"> </w:t>
      </w:r>
      <w:r>
        <w:rPr>
          <w:sz w:val="20"/>
        </w:rPr>
        <w:t>defined</w:t>
      </w:r>
      <w:r>
        <w:rPr>
          <w:spacing w:val="-3"/>
          <w:sz w:val="20"/>
        </w:rPr>
        <w:t xml:space="preserve"> </w:t>
      </w:r>
      <w:r>
        <w:rPr>
          <w:sz w:val="20"/>
        </w:rPr>
        <w:t>acceptance criteria and no further changes are required.</w:t>
      </w:r>
    </w:p>
    <w:p w14:paraId="14E90765" w14:textId="77777777" w:rsidR="00DA51A5" w:rsidRDefault="00AB654C">
      <w:pPr>
        <w:pStyle w:val="Heading4"/>
        <w:spacing w:before="122"/>
      </w:pPr>
      <w:r>
        <w:rPr>
          <w:color w:val="0A3877"/>
          <w:spacing w:val="-2"/>
        </w:rPr>
        <w:t>Adjustments:</w:t>
      </w:r>
    </w:p>
    <w:p w14:paraId="4ACD59F9" w14:textId="77777777" w:rsidR="00DA51A5" w:rsidRDefault="00AB654C">
      <w:pPr>
        <w:pStyle w:val="ListParagraph"/>
        <w:numPr>
          <w:ilvl w:val="0"/>
          <w:numId w:val="31"/>
        </w:numPr>
        <w:tabs>
          <w:tab w:val="left" w:pos="1080"/>
        </w:tabs>
        <w:spacing w:before="117"/>
        <w:ind w:right="1489"/>
        <w:rPr>
          <w:sz w:val="20"/>
        </w:rPr>
      </w:pPr>
      <w:r>
        <w:rPr>
          <w:color w:val="0A3877"/>
          <w:sz w:val="20"/>
        </w:rPr>
        <w:t>Minor</w:t>
      </w:r>
      <w:r>
        <w:rPr>
          <w:color w:val="0A3877"/>
          <w:spacing w:val="-3"/>
          <w:sz w:val="20"/>
        </w:rPr>
        <w:t xml:space="preserve"> </w:t>
      </w:r>
      <w:r>
        <w:rPr>
          <w:color w:val="0A3877"/>
          <w:sz w:val="20"/>
        </w:rPr>
        <w:t>Changes:</w:t>
      </w:r>
      <w:r>
        <w:rPr>
          <w:color w:val="0A3877"/>
          <w:spacing w:val="-3"/>
          <w:sz w:val="20"/>
        </w:rPr>
        <w:t xml:space="preserve"> </w:t>
      </w:r>
      <w:r>
        <w:rPr>
          <w:sz w:val="20"/>
        </w:rPr>
        <w:t>If</w:t>
      </w:r>
      <w:r>
        <w:rPr>
          <w:spacing w:val="-3"/>
          <w:sz w:val="20"/>
        </w:rPr>
        <w:t xml:space="preserve"> </w:t>
      </w:r>
      <w:r>
        <w:rPr>
          <w:sz w:val="20"/>
        </w:rPr>
        <w:t>minor</w:t>
      </w:r>
      <w:r>
        <w:rPr>
          <w:spacing w:val="-3"/>
          <w:sz w:val="20"/>
        </w:rPr>
        <w:t xml:space="preserve"> </w:t>
      </w:r>
      <w:r>
        <w:rPr>
          <w:sz w:val="20"/>
        </w:rPr>
        <w:t>adjustments</w:t>
      </w:r>
      <w:r>
        <w:rPr>
          <w:spacing w:val="-3"/>
          <w:sz w:val="20"/>
        </w:rPr>
        <w:t xml:space="preserve"> </w:t>
      </w:r>
      <w:r>
        <w:rPr>
          <w:sz w:val="20"/>
        </w:rPr>
        <w:t>are</w:t>
      </w:r>
      <w:r>
        <w:rPr>
          <w:spacing w:val="-4"/>
          <w:sz w:val="20"/>
        </w:rPr>
        <w:t xml:space="preserve"> </w:t>
      </w:r>
      <w:r>
        <w:rPr>
          <w:sz w:val="20"/>
        </w:rPr>
        <w:t>needed,</w:t>
      </w:r>
      <w:r>
        <w:rPr>
          <w:spacing w:val="-3"/>
          <w:sz w:val="20"/>
        </w:rPr>
        <w:t xml:space="preserve"> </w:t>
      </w:r>
      <w:r>
        <w:rPr>
          <w:sz w:val="20"/>
        </w:rPr>
        <w:t>they</w:t>
      </w:r>
      <w:r>
        <w:rPr>
          <w:spacing w:val="-4"/>
          <w:sz w:val="20"/>
        </w:rPr>
        <w:t xml:space="preserve"> </w:t>
      </w:r>
      <w:r>
        <w:rPr>
          <w:sz w:val="20"/>
        </w:rPr>
        <w:t>can</w:t>
      </w:r>
      <w:r>
        <w:rPr>
          <w:spacing w:val="-4"/>
          <w:sz w:val="20"/>
        </w:rPr>
        <w:t xml:space="preserve"> </w:t>
      </w:r>
      <w:r>
        <w:rPr>
          <w:sz w:val="20"/>
        </w:rPr>
        <w:t>be</w:t>
      </w:r>
      <w:r>
        <w:rPr>
          <w:spacing w:val="-4"/>
          <w:sz w:val="20"/>
        </w:rPr>
        <w:t xml:space="preserve"> </w:t>
      </w:r>
      <w:r>
        <w:rPr>
          <w:sz w:val="20"/>
        </w:rPr>
        <w:t>handled</w:t>
      </w:r>
      <w:r>
        <w:rPr>
          <w:spacing w:val="-4"/>
          <w:sz w:val="20"/>
        </w:rPr>
        <w:t xml:space="preserve"> </w:t>
      </w:r>
      <w:r>
        <w:rPr>
          <w:sz w:val="20"/>
        </w:rPr>
        <w:t>within</w:t>
      </w:r>
      <w:r>
        <w:rPr>
          <w:spacing w:val="-4"/>
          <w:sz w:val="20"/>
        </w:rPr>
        <w:t xml:space="preserve"> </w:t>
      </w:r>
      <w:r>
        <w:rPr>
          <w:sz w:val="20"/>
        </w:rPr>
        <w:t>the same iteration.</w:t>
      </w:r>
    </w:p>
    <w:p w14:paraId="43018CB5" w14:textId="77777777" w:rsidR="00DA51A5" w:rsidRDefault="00AB654C">
      <w:pPr>
        <w:pStyle w:val="ListParagraph"/>
        <w:numPr>
          <w:ilvl w:val="0"/>
          <w:numId w:val="31"/>
        </w:numPr>
        <w:tabs>
          <w:tab w:val="left" w:pos="1080"/>
        </w:tabs>
        <w:spacing w:before="121"/>
        <w:ind w:right="1286"/>
        <w:rPr>
          <w:sz w:val="20"/>
        </w:rPr>
      </w:pPr>
      <w:r>
        <w:rPr>
          <w:color w:val="0A3877"/>
          <w:sz w:val="20"/>
        </w:rPr>
        <w:t>Significant</w:t>
      </w:r>
      <w:r>
        <w:rPr>
          <w:color w:val="0A3877"/>
          <w:spacing w:val="-4"/>
          <w:sz w:val="20"/>
        </w:rPr>
        <w:t xml:space="preserve"> </w:t>
      </w:r>
      <w:r>
        <w:rPr>
          <w:color w:val="0A3877"/>
          <w:sz w:val="20"/>
        </w:rPr>
        <w:t>Changes:</w:t>
      </w:r>
      <w:r>
        <w:rPr>
          <w:color w:val="0A3877"/>
          <w:spacing w:val="-5"/>
          <w:sz w:val="20"/>
        </w:rPr>
        <w:t xml:space="preserve"> </w:t>
      </w:r>
      <w:r>
        <w:rPr>
          <w:sz w:val="20"/>
        </w:rPr>
        <w:t>If</w:t>
      </w:r>
      <w:r>
        <w:rPr>
          <w:spacing w:val="-4"/>
          <w:sz w:val="20"/>
        </w:rPr>
        <w:t xml:space="preserve"> </w:t>
      </w:r>
      <w:r>
        <w:rPr>
          <w:sz w:val="20"/>
        </w:rPr>
        <w:t>the</w:t>
      </w:r>
      <w:r>
        <w:rPr>
          <w:spacing w:val="-5"/>
          <w:sz w:val="20"/>
        </w:rPr>
        <w:t xml:space="preserve"> </w:t>
      </w:r>
      <w:r>
        <w:rPr>
          <w:sz w:val="20"/>
        </w:rPr>
        <w:t>changes</w:t>
      </w:r>
      <w:r>
        <w:rPr>
          <w:spacing w:val="-4"/>
          <w:sz w:val="20"/>
        </w:rPr>
        <w:t xml:space="preserve"> </w:t>
      </w:r>
      <w:r>
        <w:rPr>
          <w:sz w:val="20"/>
        </w:rPr>
        <w:t>are</w:t>
      </w:r>
      <w:r>
        <w:rPr>
          <w:spacing w:val="-5"/>
          <w:sz w:val="20"/>
        </w:rPr>
        <w:t xml:space="preserve"> </w:t>
      </w:r>
      <w:r>
        <w:rPr>
          <w:sz w:val="20"/>
        </w:rPr>
        <w:t>significant</w:t>
      </w:r>
      <w:r>
        <w:rPr>
          <w:spacing w:val="-4"/>
          <w:sz w:val="20"/>
        </w:rPr>
        <w:t xml:space="preserve"> </w:t>
      </w:r>
      <w:r>
        <w:rPr>
          <w:sz w:val="20"/>
        </w:rPr>
        <w:t>and</w:t>
      </w:r>
      <w:r>
        <w:rPr>
          <w:spacing w:val="-5"/>
          <w:sz w:val="20"/>
        </w:rPr>
        <w:t xml:space="preserve"> </w:t>
      </w:r>
      <w:r>
        <w:rPr>
          <w:sz w:val="20"/>
        </w:rPr>
        <w:t>impact</w:t>
      </w:r>
      <w:r>
        <w:rPr>
          <w:spacing w:val="-4"/>
          <w:sz w:val="20"/>
        </w:rPr>
        <w:t xml:space="preserve"> </w:t>
      </w:r>
      <w:r>
        <w:rPr>
          <w:sz w:val="20"/>
        </w:rPr>
        <w:t>the</w:t>
      </w:r>
      <w:r>
        <w:rPr>
          <w:spacing w:val="-5"/>
          <w:sz w:val="20"/>
        </w:rPr>
        <w:t xml:space="preserve"> </w:t>
      </w:r>
      <w:r>
        <w:rPr>
          <w:sz w:val="20"/>
        </w:rPr>
        <w:t>functionality,</w:t>
      </w:r>
      <w:r>
        <w:rPr>
          <w:spacing w:val="-4"/>
          <w:sz w:val="20"/>
        </w:rPr>
        <w:t xml:space="preserve"> </w:t>
      </w:r>
      <w:r>
        <w:rPr>
          <w:sz w:val="20"/>
        </w:rPr>
        <w:t>the user story may be planned for the next iteration.</w:t>
      </w:r>
    </w:p>
    <w:p w14:paraId="2D7FE122" w14:textId="77777777" w:rsidR="00DA51A5" w:rsidRDefault="00AB654C">
      <w:pPr>
        <w:pStyle w:val="Heading4"/>
        <w:spacing w:before="117"/>
      </w:pPr>
      <w:r>
        <w:rPr>
          <w:color w:val="0A3877"/>
          <w:spacing w:val="-2"/>
        </w:rPr>
        <w:t>Refinement:</w:t>
      </w:r>
    </w:p>
    <w:p w14:paraId="1DECA5FA" w14:textId="77777777" w:rsidR="00DA51A5" w:rsidRPr="001F1790" w:rsidRDefault="00AB654C">
      <w:pPr>
        <w:pStyle w:val="ListParagraph"/>
        <w:numPr>
          <w:ilvl w:val="0"/>
          <w:numId w:val="31"/>
        </w:numPr>
        <w:tabs>
          <w:tab w:val="left" w:pos="1080"/>
        </w:tabs>
        <w:spacing w:before="117"/>
        <w:ind w:right="1300"/>
        <w:rPr>
          <w:color w:val="000000" w:themeColor="text1"/>
          <w:sz w:val="20"/>
        </w:rPr>
      </w:pPr>
      <w:r>
        <w:rPr>
          <w:color w:val="0A3877"/>
          <w:sz w:val="20"/>
        </w:rPr>
        <w:t>Further</w:t>
      </w:r>
      <w:r>
        <w:rPr>
          <w:color w:val="0A3877"/>
          <w:spacing w:val="-3"/>
          <w:sz w:val="20"/>
        </w:rPr>
        <w:t xml:space="preserve"> </w:t>
      </w:r>
      <w:r>
        <w:rPr>
          <w:color w:val="0A3877"/>
          <w:sz w:val="20"/>
        </w:rPr>
        <w:t>Refinement:</w:t>
      </w:r>
      <w:r>
        <w:rPr>
          <w:color w:val="0A3877"/>
          <w:spacing w:val="-4"/>
          <w:sz w:val="20"/>
        </w:rPr>
        <w:t xml:space="preserve"> </w:t>
      </w:r>
      <w:r w:rsidRPr="001F1790">
        <w:rPr>
          <w:color w:val="000000" w:themeColor="text1"/>
          <w:sz w:val="20"/>
        </w:rPr>
        <w:t>If</w:t>
      </w:r>
      <w:r w:rsidRPr="001F1790">
        <w:rPr>
          <w:color w:val="000000" w:themeColor="text1"/>
          <w:spacing w:val="-3"/>
          <w:sz w:val="20"/>
        </w:rPr>
        <w:t xml:space="preserve"> </w:t>
      </w:r>
      <w:r w:rsidRPr="001F1790">
        <w:rPr>
          <w:color w:val="000000" w:themeColor="text1"/>
          <w:sz w:val="20"/>
        </w:rPr>
        <w:t>a</w:t>
      </w:r>
      <w:r w:rsidRPr="001F1790">
        <w:rPr>
          <w:color w:val="000000" w:themeColor="text1"/>
          <w:spacing w:val="-4"/>
          <w:sz w:val="20"/>
        </w:rPr>
        <w:t xml:space="preserve"> </w:t>
      </w:r>
      <w:r w:rsidRPr="001F1790">
        <w:rPr>
          <w:color w:val="000000" w:themeColor="text1"/>
          <w:sz w:val="20"/>
        </w:rPr>
        <w:t>user</w:t>
      </w:r>
      <w:r w:rsidRPr="001F1790">
        <w:rPr>
          <w:color w:val="000000" w:themeColor="text1"/>
          <w:spacing w:val="-3"/>
          <w:sz w:val="20"/>
        </w:rPr>
        <w:t xml:space="preserve"> </w:t>
      </w:r>
      <w:r w:rsidRPr="001F1790">
        <w:rPr>
          <w:color w:val="000000" w:themeColor="text1"/>
          <w:sz w:val="20"/>
        </w:rPr>
        <w:t>story</w:t>
      </w:r>
      <w:r w:rsidRPr="001F1790">
        <w:rPr>
          <w:color w:val="000000" w:themeColor="text1"/>
          <w:spacing w:val="-4"/>
          <w:sz w:val="20"/>
        </w:rPr>
        <w:t xml:space="preserve"> </w:t>
      </w:r>
      <w:r w:rsidRPr="001F1790">
        <w:rPr>
          <w:color w:val="000000" w:themeColor="text1"/>
          <w:sz w:val="20"/>
        </w:rPr>
        <w:t>requires</w:t>
      </w:r>
      <w:r w:rsidRPr="001F1790">
        <w:rPr>
          <w:color w:val="000000" w:themeColor="text1"/>
          <w:spacing w:val="-3"/>
          <w:sz w:val="20"/>
        </w:rPr>
        <w:t xml:space="preserve"> </w:t>
      </w:r>
      <w:r w:rsidRPr="001F1790">
        <w:rPr>
          <w:color w:val="000000" w:themeColor="text1"/>
          <w:sz w:val="20"/>
        </w:rPr>
        <w:t>additional</w:t>
      </w:r>
      <w:r w:rsidRPr="001F1790">
        <w:rPr>
          <w:color w:val="000000" w:themeColor="text1"/>
          <w:spacing w:val="-3"/>
          <w:sz w:val="20"/>
        </w:rPr>
        <w:t xml:space="preserve"> </w:t>
      </w:r>
      <w:r w:rsidRPr="001F1790">
        <w:rPr>
          <w:color w:val="000000" w:themeColor="text1"/>
          <w:sz w:val="20"/>
        </w:rPr>
        <w:t>refinement</w:t>
      </w:r>
      <w:r w:rsidRPr="001F1790">
        <w:rPr>
          <w:color w:val="000000" w:themeColor="text1"/>
          <w:spacing w:val="-3"/>
          <w:sz w:val="20"/>
        </w:rPr>
        <w:t xml:space="preserve"> </w:t>
      </w:r>
      <w:r w:rsidRPr="001F1790">
        <w:rPr>
          <w:color w:val="000000" w:themeColor="text1"/>
          <w:sz w:val="20"/>
        </w:rPr>
        <w:t>or</w:t>
      </w:r>
      <w:r w:rsidRPr="001F1790">
        <w:rPr>
          <w:color w:val="000000" w:themeColor="text1"/>
          <w:spacing w:val="-3"/>
          <w:sz w:val="20"/>
        </w:rPr>
        <w:t xml:space="preserve"> </w:t>
      </w:r>
      <w:r w:rsidRPr="001F1790">
        <w:rPr>
          <w:color w:val="000000" w:themeColor="text1"/>
          <w:sz w:val="20"/>
        </w:rPr>
        <w:t>a</w:t>
      </w:r>
      <w:r w:rsidRPr="001F1790">
        <w:rPr>
          <w:color w:val="000000" w:themeColor="text1"/>
          <w:spacing w:val="-4"/>
          <w:sz w:val="20"/>
        </w:rPr>
        <w:t xml:space="preserve"> </w:t>
      </w:r>
      <w:r w:rsidRPr="001F1790">
        <w:rPr>
          <w:color w:val="000000" w:themeColor="text1"/>
          <w:sz w:val="20"/>
        </w:rPr>
        <w:t>review</w:t>
      </w:r>
      <w:r w:rsidRPr="001F1790">
        <w:rPr>
          <w:color w:val="000000" w:themeColor="text1"/>
          <w:spacing w:val="-4"/>
          <w:sz w:val="20"/>
        </w:rPr>
        <w:t xml:space="preserve"> </w:t>
      </w:r>
      <w:r w:rsidRPr="001F1790">
        <w:rPr>
          <w:color w:val="000000" w:themeColor="text1"/>
          <w:sz w:val="20"/>
        </w:rPr>
        <w:t>of</w:t>
      </w:r>
      <w:r w:rsidRPr="001F1790">
        <w:rPr>
          <w:color w:val="000000" w:themeColor="text1"/>
          <w:spacing w:val="-3"/>
          <w:sz w:val="20"/>
        </w:rPr>
        <w:t xml:space="preserve"> </w:t>
      </w:r>
      <w:r w:rsidRPr="001F1790">
        <w:rPr>
          <w:color w:val="000000" w:themeColor="text1"/>
          <w:sz w:val="20"/>
        </w:rPr>
        <w:t>its acceptance criteria, it might be removed from the current release.</w:t>
      </w:r>
    </w:p>
    <w:p w14:paraId="1AA82C62" w14:textId="34D52809" w:rsidR="00DA51A5" w:rsidRPr="001F1790" w:rsidRDefault="00AB654C">
      <w:pPr>
        <w:pStyle w:val="ListParagraph"/>
        <w:numPr>
          <w:ilvl w:val="0"/>
          <w:numId w:val="31"/>
        </w:numPr>
        <w:tabs>
          <w:tab w:val="left" w:pos="1080"/>
        </w:tabs>
        <w:spacing w:before="123" w:line="237" w:lineRule="auto"/>
        <w:ind w:right="1442"/>
        <w:jc w:val="both"/>
        <w:rPr>
          <w:color w:val="000000" w:themeColor="text1"/>
          <w:sz w:val="20"/>
        </w:rPr>
      </w:pPr>
      <w:r>
        <w:rPr>
          <w:color w:val="0A3877"/>
          <w:sz w:val="20"/>
        </w:rPr>
        <w:t>Prioriti</w:t>
      </w:r>
      <w:r w:rsidR="00904533">
        <w:rPr>
          <w:color w:val="0A3877"/>
          <w:sz w:val="20"/>
        </w:rPr>
        <w:t>s</w:t>
      </w:r>
      <w:r>
        <w:rPr>
          <w:color w:val="0A3877"/>
          <w:sz w:val="20"/>
        </w:rPr>
        <w:t>ation:</w:t>
      </w:r>
      <w:r>
        <w:rPr>
          <w:color w:val="0A3877"/>
          <w:spacing w:val="-3"/>
          <w:sz w:val="20"/>
        </w:rPr>
        <w:t xml:space="preserve"> </w:t>
      </w:r>
      <w:r w:rsidRPr="001F1790">
        <w:rPr>
          <w:color w:val="000000" w:themeColor="text1"/>
          <w:sz w:val="20"/>
        </w:rPr>
        <w:t>These</w:t>
      </w:r>
      <w:r w:rsidRPr="001F1790">
        <w:rPr>
          <w:color w:val="000000" w:themeColor="text1"/>
          <w:spacing w:val="-4"/>
          <w:sz w:val="20"/>
        </w:rPr>
        <w:t xml:space="preserve"> </w:t>
      </w:r>
      <w:r w:rsidRPr="001F1790">
        <w:rPr>
          <w:color w:val="000000" w:themeColor="text1"/>
          <w:sz w:val="20"/>
        </w:rPr>
        <w:t>refined</w:t>
      </w:r>
      <w:r w:rsidRPr="001F1790">
        <w:rPr>
          <w:color w:val="000000" w:themeColor="text1"/>
          <w:spacing w:val="-4"/>
          <w:sz w:val="20"/>
        </w:rPr>
        <w:t xml:space="preserve"> </w:t>
      </w:r>
      <w:r w:rsidRPr="001F1790">
        <w:rPr>
          <w:color w:val="000000" w:themeColor="text1"/>
          <w:sz w:val="20"/>
        </w:rPr>
        <w:t>user</w:t>
      </w:r>
      <w:r w:rsidRPr="001F1790">
        <w:rPr>
          <w:color w:val="000000" w:themeColor="text1"/>
          <w:spacing w:val="-3"/>
          <w:sz w:val="20"/>
        </w:rPr>
        <w:t xml:space="preserve"> </w:t>
      </w:r>
      <w:r w:rsidRPr="001F1790">
        <w:rPr>
          <w:color w:val="000000" w:themeColor="text1"/>
          <w:sz w:val="20"/>
        </w:rPr>
        <w:t>stories</w:t>
      </w:r>
      <w:r w:rsidRPr="001F1790">
        <w:rPr>
          <w:color w:val="000000" w:themeColor="text1"/>
          <w:spacing w:val="-3"/>
          <w:sz w:val="20"/>
        </w:rPr>
        <w:t xml:space="preserve"> </w:t>
      </w:r>
      <w:r w:rsidRPr="001F1790">
        <w:rPr>
          <w:color w:val="000000" w:themeColor="text1"/>
          <w:sz w:val="20"/>
        </w:rPr>
        <w:t>will</w:t>
      </w:r>
      <w:r w:rsidRPr="001F1790">
        <w:rPr>
          <w:color w:val="000000" w:themeColor="text1"/>
          <w:spacing w:val="-3"/>
          <w:sz w:val="20"/>
        </w:rPr>
        <w:t xml:space="preserve"> </w:t>
      </w:r>
      <w:r w:rsidRPr="001F1790">
        <w:rPr>
          <w:color w:val="000000" w:themeColor="text1"/>
          <w:sz w:val="20"/>
        </w:rPr>
        <w:t>be</w:t>
      </w:r>
      <w:r w:rsidRPr="001F1790">
        <w:rPr>
          <w:color w:val="000000" w:themeColor="text1"/>
          <w:spacing w:val="-3"/>
          <w:sz w:val="20"/>
        </w:rPr>
        <w:t xml:space="preserve"> </w:t>
      </w:r>
      <w:r w:rsidRPr="001F1790">
        <w:rPr>
          <w:color w:val="000000" w:themeColor="text1"/>
          <w:sz w:val="20"/>
        </w:rPr>
        <w:t>prioriti</w:t>
      </w:r>
      <w:r w:rsidR="00904533" w:rsidRPr="001F1790">
        <w:rPr>
          <w:color w:val="000000" w:themeColor="text1"/>
          <w:sz w:val="20"/>
        </w:rPr>
        <w:t>s</w:t>
      </w:r>
      <w:r w:rsidRPr="001F1790">
        <w:rPr>
          <w:color w:val="000000" w:themeColor="text1"/>
          <w:sz w:val="20"/>
        </w:rPr>
        <w:t>ed</w:t>
      </w:r>
      <w:r w:rsidRPr="001F1790">
        <w:rPr>
          <w:color w:val="000000" w:themeColor="text1"/>
          <w:spacing w:val="-4"/>
          <w:sz w:val="20"/>
        </w:rPr>
        <w:t xml:space="preserve"> </w:t>
      </w:r>
      <w:r w:rsidRPr="001F1790">
        <w:rPr>
          <w:color w:val="000000" w:themeColor="text1"/>
          <w:sz w:val="20"/>
        </w:rPr>
        <w:t>for</w:t>
      </w:r>
      <w:r w:rsidRPr="001F1790">
        <w:rPr>
          <w:color w:val="000000" w:themeColor="text1"/>
          <w:spacing w:val="-3"/>
          <w:sz w:val="20"/>
        </w:rPr>
        <w:t xml:space="preserve"> </w:t>
      </w:r>
      <w:r w:rsidRPr="001F1790">
        <w:rPr>
          <w:color w:val="000000" w:themeColor="text1"/>
          <w:sz w:val="20"/>
        </w:rPr>
        <w:t>inclusion</w:t>
      </w:r>
      <w:r w:rsidRPr="001F1790">
        <w:rPr>
          <w:color w:val="000000" w:themeColor="text1"/>
          <w:spacing w:val="-4"/>
          <w:sz w:val="20"/>
        </w:rPr>
        <w:t xml:space="preserve"> </w:t>
      </w:r>
      <w:r w:rsidRPr="001F1790">
        <w:rPr>
          <w:color w:val="000000" w:themeColor="text1"/>
          <w:sz w:val="20"/>
        </w:rPr>
        <w:t>in</w:t>
      </w:r>
      <w:r w:rsidRPr="001F1790">
        <w:rPr>
          <w:color w:val="000000" w:themeColor="text1"/>
          <w:spacing w:val="-4"/>
          <w:sz w:val="20"/>
        </w:rPr>
        <w:t xml:space="preserve"> </w:t>
      </w:r>
      <w:r w:rsidRPr="001F1790">
        <w:rPr>
          <w:color w:val="000000" w:themeColor="text1"/>
          <w:sz w:val="20"/>
        </w:rPr>
        <w:t>the</w:t>
      </w:r>
      <w:r w:rsidRPr="001F1790">
        <w:rPr>
          <w:color w:val="000000" w:themeColor="text1"/>
          <w:spacing w:val="-3"/>
          <w:sz w:val="20"/>
        </w:rPr>
        <w:t xml:space="preserve"> </w:t>
      </w:r>
      <w:r w:rsidRPr="001F1790">
        <w:rPr>
          <w:color w:val="000000" w:themeColor="text1"/>
          <w:sz w:val="20"/>
        </w:rPr>
        <w:t xml:space="preserve">next release </w:t>
      </w:r>
      <w:r w:rsidRPr="001F1790">
        <w:rPr>
          <w:i/>
          <w:color w:val="000000" w:themeColor="text1"/>
          <w:sz w:val="20"/>
        </w:rPr>
        <w:t xml:space="preserve">(if applicable), </w:t>
      </w:r>
      <w:r w:rsidRPr="001F1790">
        <w:rPr>
          <w:color w:val="000000" w:themeColor="text1"/>
          <w:sz w:val="20"/>
        </w:rPr>
        <w:t>unless the refinement can be completed within the current release timeline.</w:t>
      </w:r>
    </w:p>
    <w:p w14:paraId="40BB66CC" w14:textId="77777777" w:rsidR="00DA51A5" w:rsidRDefault="00DA51A5">
      <w:pPr>
        <w:pStyle w:val="ListParagraph"/>
        <w:spacing w:line="237" w:lineRule="auto"/>
        <w:jc w:val="both"/>
        <w:rPr>
          <w:sz w:val="20"/>
        </w:rPr>
        <w:sectPr w:rsidR="00DA51A5">
          <w:pgSz w:w="12240" w:h="15840"/>
          <w:pgMar w:top="1040" w:right="360" w:bottom="1500" w:left="1080" w:header="720" w:footer="1304" w:gutter="0"/>
          <w:cols w:space="720"/>
        </w:sectPr>
      </w:pPr>
    </w:p>
    <w:p w14:paraId="7063669D" w14:textId="27EEA1ED" w:rsidR="00DA51A5" w:rsidRDefault="00DA51A5">
      <w:pPr>
        <w:pStyle w:val="BodyText"/>
        <w:spacing w:before="59"/>
        <w:rPr>
          <w:sz w:val="28"/>
        </w:rPr>
      </w:pPr>
    </w:p>
    <w:p w14:paraId="46FB3F74" w14:textId="5E3BB0FD" w:rsidR="008C23AE" w:rsidRPr="008C23AE" w:rsidRDefault="00AB654C" w:rsidP="008C23AE">
      <w:pPr>
        <w:pStyle w:val="Heading2"/>
        <w:rPr>
          <w:color w:val="041A77"/>
          <w:spacing w:val="-2"/>
        </w:rPr>
      </w:pPr>
      <w:bookmarkStart w:id="77" w:name="_Toc242398785"/>
      <w:r>
        <w:rPr>
          <w:color w:val="041A77"/>
          <w:spacing w:val="-2"/>
        </w:rPr>
        <w:t>Summary</w:t>
      </w:r>
      <w:bookmarkEnd w:id="77"/>
    </w:p>
    <w:p w14:paraId="5A3A2FE3" w14:textId="699E2818" w:rsidR="000B3D84" w:rsidRPr="008C23AE" w:rsidRDefault="000B3D84" w:rsidP="008C23AE">
      <w:pPr>
        <w:pStyle w:val="BodyText"/>
        <w:spacing w:before="119"/>
        <w:ind w:left="360"/>
      </w:pPr>
      <w:r w:rsidRPr="00697AC7">
        <w:rPr>
          <w:highlight w:val="yellow"/>
        </w:rPr>
        <w:t>The following solution areas, use cases and activities represent Handelsbanken's currently anticipated priorities for the Residency Services. Their inclusion identifies potential areas of work and does not constitute a commitment by Archer to complete every listed configuration, integration, enhancement or deployment. Activities will be jointly prioritised and performed within the available residency capacity.</w:t>
      </w:r>
    </w:p>
    <w:p w14:paraId="1D4DFBE1" w14:textId="7ED74134" w:rsidR="00DA51A5" w:rsidRDefault="00DA51A5">
      <w:pPr>
        <w:pStyle w:val="BodyText"/>
        <w:spacing w:before="11"/>
        <w:rPr>
          <w:sz w:val="9"/>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9"/>
        <w:gridCol w:w="2271"/>
        <w:gridCol w:w="6586"/>
      </w:tblGrid>
      <w:tr w:rsidR="00DA51A5" w14:paraId="6CF4B920" w14:textId="77777777">
        <w:trPr>
          <w:trHeight w:val="537"/>
        </w:trPr>
        <w:tc>
          <w:tcPr>
            <w:tcW w:w="1119" w:type="dxa"/>
            <w:tcBorders>
              <w:top w:val="nil"/>
              <w:bottom w:val="nil"/>
              <w:right w:val="single" w:sz="4" w:space="0" w:color="FFFFFF"/>
            </w:tcBorders>
            <w:shd w:val="clear" w:color="auto" w:fill="0A3877"/>
          </w:tcPr>
          <w:p w14:paraId="53C4A108" w14:textId="77777777" w:rsidR="00DA51A5" w:rsidRDefault="00AB654C">
            <w:pPr>
              <w:pStyle w:val="TableParagraph"/>
              <w:spacing w:before="160"/>
              <w:ind w:left="117"/>
              <w:rPr>
                <w:b/>
                <w:sz w:val="18"/>
              </w:rPr>
            </w:pPr>
            <w:r>
              <w:rPr>
                <w:b/>
                <w:color w:val="FFFFFF"/>
                <w:spacing w:val="-2"/>
                <w:sz w:val="18"/>
              </w:rPr>
              <w:t>Included</w:t>
            </w:r>
          </w:p>
        </w:tc>
        <w:tc>
          <w:tcPr>
            <w:tcW w:w="2271" w:type="dxa"/>
            <w:tcBorders>
              <w:top w:val="nil"/>
              <w:left w:val="single" w:sz="4" w:space="0" w:color="FFFFFF"/>
              <w:bottom w:val="nil"/>
              <w:right w:val="single" w:sz="4" w:space="0" w:color="FFFFFF"/>
            </w:tcBorders>
            <w:shd w:val="clear" w:color="auto" w:fill="0A3877"/>
          </w:tcPr>
          <w:p w14:paraId="396295E2" w14:textId="77777777" w:rsidR="00DA51A5" w:rsidRDefault="00AB654C">
            <w:pPr>
              <w:pStyle w:val="TableParagraph"/>
              <w:spacing w:before="160"/>
              <w:ind w:left="116"/>
              <w:rPr>
                <w:b/>
                <w:sz w:val="18"/>
              </w:rPr>
            </w:pPr>
            <w:r>
              <w:rPr>
                <w:b/>
                <w:color w:val="FFFFFF"/>
                <w:spacing w:val="-2"/>
                <w:sz w:val="18"/>
              </w:rPr>
              <w:t>Deliverables</w:t>
            </w:r>
          </w:p>
        </w:tc>
        <w:tc>
          <w:tcPr>
            <w:tcW w:w="6586" w:type="dxa"/>
            <w:tcBorders>
              <w:top w:val="nil"/>
              <w:left w:val="single" w:sz="4" w:space="0" w:color="FFFFFF"/>
              <w:bottom w:val="nil"/>
            </w:tcBorders>
            <w:shd w:val="clear" w:color="auto" w:fill="0A3877"/>
          </w:tcPr>
          <w:p w14:paraId="161CE11C" w14:textId="77777777" w:rsidR="00DA51A5" w:rsidRDefault="00AB654C">
            <w:pPr>
              <w:pStyle w:val="TableParagraph"/>
              <w:spacing w:before="160"/>
              <w:ind w:left="116"/>
              <w:rPr>
                <w:b/>
                <w:sz w:val="18"/>
              </w:rPr>
            </w:pPr>
            <w:r>
              <w:rPr>
                <w:b/>
                <w:color w:val="FFFFFF"/>
                <w:spacing w:val="-2"/>
                <w:sz w:val="18"/>
              </w:rPr>
              <w:t>Description</w:t>
            </w:r>
          </w:p>
        </w:tc>
      </w:tr>
      <w:tr w:rsidR="00DA51A5" w14:paraId="505AE68F" w14:textId="77777777">
        <w:trPr>
          <w:trHeight w:val="350"/>
        </w:trPr>
        <w:tc>
          <w:tcPr>
            <w:tcW w:w="9976" w:type="dxa"/>
            <w:gridSpan w:val="3"/>
            <w:tcBorders>
              <w:top w:val="nil"/>
              <w:left w:val="single" w:sz="2" w:space="0" w:color="000000"/>
              <w:bottom w:val="single" w:sz="2" w:space="0" w:color="000000"/>
              <w:right w:val="single" w:sz="2" w:space="0" w:color="000000"/>
            </w:tcBorders>
            <w:shd w:val="clear" w:color="auto" w:fill="00B0F0"/>
          </w:tcPr>
          <w:p w14:paraId="036EE52F" w14:textId="77777777" w:rsidR="00DA51A5" w:rsidRDefault="00AB654C">
            <w:pPr>
              <w:pStyle w:val="TableParagraph"/>
              <w:spacing w:before="68"/>
              <w:ind w:left="119"/>
              <w:rPr>
                <w:sz w:val="18"/>
              </w:rPr>
            </w:pPr>
            <w:r>
              <w:rPr>
                <w:sz w:val="18"/>
              </w:rPr>
              <w:t>Installation</w:t>
            </w:r>
            <w:r>
              <w:rPr>
                <w:spacing w:val="-6"/>
                <w:sz w:val="18"/>
              </w:rPr>
              <w:t xml:space="preserve"> </w:t>
            </w:r>
            <w:r>
              <w:rPr>
                <w:sz w:val="18"/>
              </w:rPr>
              <w:t>and</w:t>
            </w:r>
            <w:r>
              <w:rPr>
                <w:spacing w:val="-5"/>
                <w:sz w:val="18"/>
              </w:rPr>
              <w:t xml:space="preserve"> </w:t>
            </w:r>
            <w:r>
              <w:rPr>
                <w:spacing w:val="-4"/>
                <w:sz w:val="18"/>
              </w:rPr>
              <w:t>setup</w:t>
            </w:r>
          </w:p>
        </w:tc>
      </w:tr>
      <w:tr w:rsidR="00DA51A5" w14:paraId="25AEA789" w14:textId="77777777">
        <w:trPr>
          <w:trHeight w:val="479"/>
        </w:trPr>
        <w:tc>
          <w:tcPr>
            <w:tcW w:w="1119" w:type="dxa"/>
            <w:tcBorders>
              <w:top w:val="single" w:sz="2" w:space="0" w:color="000000"/>
              <w:left w:val="single" w:sz="2" w:space="0" w:color="000000"/>
              <w:bottom w:val="single" w:sz="2" w:space="0" w:color="000000"/>
              <w:right w:val="single" w:sz="2" w:space="0" w:color="000000"/>
            </w:tcBorders>
          </w:tcPr>
          <w:p w14:paraId="4A4BD56A" w14:textId="77777777" w:rsidR="00DA51A5" w:rsidRDefault="00AB654C">
            <w:pPr>
              <w:pStyle w:val="TableParagraph"/>
              <w:spacing w:before="122"/>
              <w:ind w:left="119"/>
              <w:rPr>
                <w:rFonts w:ascii="Segoe UI Symbol" w:hAnsi="Segoe UI Symbol"/>
                <w:sz w:val="18"/>
              </w:rPr>
            </w:pPr>
            <w:r>
              <w:rPr>
                <w:rFonts w:ascii="Segoe UI Symbol" w:hAnsi="Segoe UI Symbol"/>
                <w:spacing w:val="-10"/>
                <w:sz w:val="18"/>
              </w:rPr>
              <w:t>☒</w:t>
            </w:r>
          </w:p>
        </w:tc>
        <w:tc>
          <w:tcPr>
            <w:tcW w:w="2271" w:type="dxa"/>
            <w:tcBorders>
              <w:top w:val="single" w:sz="2" w:space="0" w:color="000000"/>
              <w:left w:val="single" w:sz="2" w:space="0" w:color="000000"/>
              <w:bottom w:val="single" w:sz="2" w:space="0" w:color="000000"/>
              <w:right w:val="single" w:sz="2" w:space="0" w:color="000000"/>
            </w:tcBorders>
          </w:tcPr>
          <w:p w14:paraId="5A4718B3" w14:textId="77777777" w:rsidR="00DA51A5" w:rsidRDefault="00AB654C">
            <w:pPr>
              <w:pStyle w:val="TableParagraph"/>
              <w:spacing w:before="131"/>
              <w:ind w:left="119"/>
              <w:rPr>
                <w:sz w:val="18"/>
              </w:rPr>
            </w:pPr>
            <w:r>
              <w:rPr>
                <w:sz w:val="18"/>
              </w:rPr>
              <w:t>Product</w:t>
            </w:r>
            <w:r>
              <w:rPr>
                <w:spacing w:val="-7"/>
                <w:sz w:val="18"/>
              </w:rPr>
              <w:t xml:space="preserve"> </w:t>
            </w:r>
            <w:r>
              <w:rPr>
                <w:spacing w:val="-2"/>
                <w:sz w:val="18"/>
              </w:rPr>
              <w:t>installation</w:t>
            </w:r>
          </w:p>
        </w:tc>
        <w:tc>
          <w:tcPr>
            <w:tcW w:w="6586" w:type="dxa"/>
            <w:tcBorders>
              <w:top w:val="single" w:sz="2" w:space="0" w:color="000000"/>
              <w:left w:val="single" w:sz="2" w:space="0" w:color="000000"/>
              <w:bottom w:val="single" w:sz="2" w:space="0" w:color="000000"/>
              <w:right w:val="single" w:sz="2" w:space="0" w:color="000000"/>
            </w:tcBorders>
          </w:tcPr>
          <w:p w14:paraId="748B7905" w14:textId="725B9F5A" w:rsidR="00DA51A5" w:rsidRDefault="00AB654C">
            <w:pPr>
              <w:pStyle w:val="TableParagraph"/>
              <w:spacing w:before="131"/>
              <w:ind w:left="118"/>
              <w:rPr>
                <w:sz w:val="18"/>
              </w:rPr>
            </w:pPr>
            <w:r w:rsidRPr="001F1790">
              <w:rPr>
                <w:spacing w:val="-2"/>
                <w:sz w:val="18"/>
              </w:rPr>
              <w:t xml:space="preserve">Remote software installation </w:t>
            </w:r>
            <w:r w:rsidR="00E8655A" w:rsidRPr="001F1790">
              <w:rPr>
                <w:spacing w:val="-2"/>
                <w:sz w:val="18"/>
              </w:rPr>
              <w:t>PS-BAS-ARC-SMART</w:t>
            </w:r>
            <w:r w:rsidR="004E51E7" w:rsidRPr="001F1790">
              <w:rPr>
                <w:spacing w:val="-2"/>
                <w:sz w:val="18"/>
              </w:rPr>
              <w:t xml:space="preserve"> at the cost outlined in </w:t>
            </w:r>
            <w:r w:rsidR="00AA47F7" w:rsidRPr="001F1790">
              <w:rPr>
                <w:spacing w:val="-2"/>
                <w:sz w:val="18"/>
              </w:rPr>
              <w:t xml:space="preserve">Appendix </w:t>
            </w:r>
            <w:r w:rsidR="007123B2">
              <w:rPr>
                <w:spacing w:val="-2"/>
                <w:sz w:val="18"/>
              </w:rPr>
              <w:t>C</w:t>
            </w:r>
            <w:r w:rsidR="00AA47F7" w:rsidRPr="001F1790">
              <w:rPr>
                <w:spacing w:val="-2"/>
                <w:sz w:val="18"/>
              </w:rPr>
              <w:t>.</w:t>
            </w:r>
          </w:p>
        </w:tc>
      </w:tr>
      <w:tr w:rsidR="00DA51A5" w14:paraId="05E0CA5B" w14:textId="77777777">
        <w:trPr>
          <w:trHeight w:val="345"/>
        </w:trPr>
        <w:tc>
          <w:tcPr>
            <w:tcW w:w="9976" w:type="dxa"/>
            <w:gridSpan w:val="3"/>
            <w:tcBorders>
              <w:top w:val="single" w:sz="2" w:space="0" w:color="000000"/>
              <w:left w:val="single" w:sz="2" w:space="0" w:color="000000"/>
              <w:bottom w:val="single" w:sz="2" w:space="0" w:color="000000"/>
              <w:right w:val="single" w:sz="2" w:space="0" w:color="000000"/>
            </w:tcBorders>
            <w:shd w:val="clear" w:color="auto" w:fill="00B0F0"/>
          </w:tcPr>
          <w:p w14:paraId="385DE9D8" w14:textId="2AC90B50" w:rsidR="00DA51A5" w:rsidRDefault="000B3D84">
            <w:pPr>
              <w:pStyle w:val="TableParagraph"/>
              <w:spacing w:before="63"/>
              <w:ind w:left="119"/>
              <w:rPr>
                <w:sz w:val="18"/>
              </w:rPr>
            </w:pPr>
            <w:r>
              <w:rPr>
                <w:sz w:val="18"/>
              </w:rPr>
              <w:t>Anticipated residency solution areas</w:t>
            </w:r>
          </w:p>
        </w:tc>
      </w:tr>
      <w:tr w:rsidR="00DA51A5" w14:paraId="6AE59C7F" w14:textId="77777777">
        <w:trPr>
          <w:trHeight w:val="1094"/>
        </w:trPr>
        <w:tc>
          <w:tcPr>
            <w:tcW w:w="1119" w:type="dxa"/>
            <w:tcBorders>
              <w:top w:val="single" w:sz="2" w:space="0" w:color="000000"/>
              <w:left w:val="single" w:sz="2" w:space="0" w:color="000000"/>
              <w:bottom w:val="single" w:sz="2" w:space="0" w:color="000000"/>
              <w:right w:val="single" w:sz="2" w:space="0" w:color="000000"/>
            </w:tcBorders>
          </w:tcPr>
          <w:p w14:paraId="1BBFB218" w14:textId="77777777" w:rsidR="00DA51A5" w:rsidRDefault="00DA51A5">
            <w:pPr>
              <w:pStyle w:val="TableParagraph"/>
              <w:spacing w:before="210"/>
              <w:rPr>
                <w:sz w:val="18"/>
              </w:rPr>
            </w:pPr>
          </w:p>
          <w:p w14:paraId="241FFC91" w14:textId="77777777" w:rsidR="00DA51A5" w:rsidRDefault="00AB654C">
            <w:pPr>
              <w:pStyle w:val="TableParagraph"/>
              <w:spacing w:before="1"/>
              <w:ind w:left="119"/>
              <w:rPr>
                <w:rFonts w:ascii="Segoe UI Symbol" w:hAnsi="Segoe UI Symbol"/>
                <w:sz w:val="18"/>
              </w:rPr>
            </w:pPr>
            <w:r>
              <w:rPr>
                <w:rFonts w:ascii="Segoe UI Symbol" w:hAnsi="Segoe UI Symbol"/>
                <w:spacing w:val="-10"/>
                <w:sz w:val="18"/>
              </w:rPr>
              <w:t>☒</w:t>
            </w:r>
          </w:p>
        </w:tc>
        <w:tc>
          <w:tcPr>
            <w:tcW w:w="2271" w:type="dxa"/>
            <w:tcBorders>
              <w:top w:val="single" w:sz="2" w:space="0" w:color="000000"/>
              <w:left w:val="single" w:sz="2" w:space="0" w:color="000000"/>
              <w:bottom w:val="single" w:sz="2" w:space="0" w:color="000000"/>
              <w:right w:val="single" w:sz="2" w:space="0" w:color="000000"/>
            </w:tcBorders>
          </w:tcPr>
          <w:p w14:paraId="7A2902D7" w14:textId="77777777" w:rsidR="00DA51A5" w:rsidRDefault="00DA51A5">
            <w:pPr>
              <w:pStyle w:val="TableParagraph"/>
              <w:rPr>
                <w:sz w:val="18"/>
              </w:rPr>
            </w:pPr>
          </w:p>
          <w:p w14:paraId="125EECD7" w14:textId="77777777" w:rsidR="00DA51A5" w:rsidRDefault="00DA51A5">
            <w:pPr>
              <w:pStyle w:val="TableParagraph"/>
              <w:rPr>
                <w:sz w:val="18"/>
              </w:rPr>
            </w:pPr>
          </w:p>
          <w:p w14:paraId="5EB0BBF6" w14:textId="77777777" w:rsidR="00DA51A5" w:rsidRDefault="00AB654C">
            <w:pPr>
              <w:pStyle w:val="TableParagraph"/>
              <w:ind w:left="119"/>
              <w:rPr>
                <w:sz w:val="18"/>
              </w:rPr>
            </w:pPr>
            <w:r>
              <w:rPr>
                <w:sz w:val="18"/>
              </w:rPr>
              <w:t>Archer</w:t>
            </w:r>
            <w:r>
              <w:rPr>
                <w:spacing w:val="-4"/>
                <w:sz w:val="18"/>
              </w:rPr>
              <w:t xml:space="preserve"> </w:t>
            </w:r>
            <w:r>
              <w:rPr>
                <w:sz w:val="18"/>
              </w:rPr>
              <w:t>core</w:t>
            </w:r>
            <w:r>
              <w:rPr>
                <w:spacing w:val="-4"/>
                <w:sz w:val="18"/>
              </w:rPr>
              <w:t xml:space="preserve"> </w:t>
            </w:r>
            <w:r>
              <w:rPr>
                <w:spacing w:val="-2"/>
                <w:sz w:val="18"/>
              </w:rPr>
              <w:t>platform</w:t>
            </w:r>
          </w:p>
        </w:tc>
        <w:tc>
          <w:tcPr>
            <w:tcW w:w="6586" w:type="dxa"/>
            <w:tcBorders>
              <w:top w:val="single" w:sz="2" w:space="0" w:color="000000"/>
              <w:left w:val="single" w:sz="2" w:space="0" w:color="000000"/>
              <w:bottom w:val="single" w:sz="2" w:space="0" w:color="000000"/>
              <w:right w:val="single" w:sz="2" w:space="0" w:color="000000"/>
            </w:tcBorders>
          </w:tcPr>
          <w:p w14:paraId="3D27ADA0" w14:textId="77777777" w:rsidR="00DA51A5" w:rsidRDefault="00AB654C">
            <w:pPr>
              <w:pStyle w:val="TableParagraph"/>
              <w:spacing w:before="1" w:line="217" w:lineRule="exact"/>
              <w:ind w:left="118"/>
              <w:rPr>
                <w:sz w:val="18"/>
              </w:rPr>
            </w:pPr>
            <w:r>
              <w:rPr>
                <w:sz w:val="18"/>
              </w:rPr>
              <w:t>Configuration</w:t>
            </w:r>
            <w:r>
              <w:rPr>
                <w:spacing w:val="-6"/>
                <w:sz w:val="18"/>
              </w:rPr>
              <w:t xml:space="preserve"> </w:t>
            </w:r>
            <w:r>
              <w:rPr>
                <w:sz w:val="18"/>
              </w:rPr>
              <w:t>of</w:t>
            </w:r>
            <w:r>
              <w:rPr>
                <w:spacing w:val="-4"/>
                <w:sz w:val="18"/>
              </w:rPr>
              <w:t xml:space="preserve"> </w:t>
            </w:r>
            <w:r>
              <w:rPr>
                <w:sz w:val="18"/>
              </w:rPr>
              <w:t>Archer</w:t>
            </w:r>
            <w:r>
              <w:rPr>
                <w:spacing w:val="-4"/>
                <w:sz w:val="18"/>
              </w:rPr>
              <w:t xml:space="preserve"> </w:t>
            </w:r>
            <w:r>
              <w:rPr>
                <w:sz w:val="18"/>
              </w:rPr>
              <w:t>to</w:t>
            </w:r>
            <w:r>
              <w:rPr>
                <w:spacing w:val="-5"/>
                <w:sz w:val="18"/>
              </w:rPr>
              <w:t xml:space="preserve"> </w:t>
            </w:r>
            <w:r>
              <w:rPr>
                <w:sz w:val="18"/>
              </w:rPr>
              <w:t>address</w:t>
            </w:r>
            <w:r>
              <w:rPr>
                <w:spacing w:val="-5"/>
                <w:sz w:val="18"/>
              </w:rPr>
              <w:t xml:space="preserve"> </w:t>
            </w:r>
            <w:r>
              <w:rPr>
                <w:sz w:val="18"/>
              </w:rPr>
              <w:t>the</w:t>
            </w:r>
            <w:r>
              <w:rPr>
                <w:spacing w:val="-5"/>
                <w:sz w:val="18"/>
              </w:rPr>
              <w:t xml:space="preserve"> </w:t>
            </w:r>
            <w:r>
              <w:rPr>
                <w:sz w:val="18"/>
              </w:rPr>
              <w:t>following</w:t>
            </w:r>
            <w:r>
              <w:rPr>
                <w:spacing w:val="-5"/>
                <w:sz w:val="18"/>
              </w:rPr>
              <w:t xml:space="preserve"> </w:t>
            </w:r>
            <w:r>
              <w:rPr>
                <w:sz w:val="18"/>
              </w:rPr>
              <w:t>platform</w:t>
            </w:r>
            <w:r>
              <w:rPr>
                <w:spacing w:val="-6"/>
                <w:sz w:val="18"/>
              </w:rPr>
              <w:t xml:space="preserve"> </w:t>
            </w:r>
            <w:r>
              <w:rPr>
                <w:spacing w:val="-2"/>
                <w:sz w:val="18"/>
              </w:rPr>
              <w:t>needs:</w:t>
            </w:r>
          </w:p>
          <w:p w14:paraId="363CA420" w14:textId="77777777" w:rsidR="00DA51A5" w:rsidRDefault="00AB654C">
            <w:pPr>
              <w:pStyle w:val="TableParagraph"/>
              <w:numPr>
                <w:ilvl w:val="0"/>
                <w:numId w:val="29"/>
              </w:numPr>
              <w:tabs>
                <w:tab w:val="left" w:pos="838"/>
              </w:tabs>
              <w:spacing w:line="219" w:lineRule="exact"/>
              <w:rPr>
                <w:sz w:val="18"/>
              </w:rPr>
            </w:pPr>
            <w:r>
              <w:rPr>
                <w:sz w:val="18"/>
              </w:rPr>
              <w:t>Issues</w:t>
            </w:r>
            <w:r>
              <w:rPr>
                <w:spacing w:val="-7"/>
                <w:sz w:val="18"/>
              </w:rPr>
              <w:t xml:space="preserve"> </w:t>
            </w:r>
            <w:r>
              <w:rPr>
                <w:spacing w:val="-2"/>
                <w:sz w:val="18"/>
              </w:rPr>
              <w:t>management</w:t>
            </w:r>
          </w:p>
          <w:p w14:paraId="4F7120AA" w14:textId="77777777" w:rsidR="00DA51A5" w:rsidRDefault="00AB654C">
            <w:pPr>
              <w:pStyle w:val="TableParagraph"/>
              <w:numPr>
                <w:ilvl w:val="0"/>
                <w:numId w:val="29"/>
              </w:numPr>
              <w:tabs>
                <w:tab w:val="left" w:pos="838"/>
              </w:tabs>
              <w:rPr>
                <w:sz w:val="18"/>
              </w:rPr>
            </w:pPr>
            <w:r>
              <w:rPr>
                <w:sz w:val="18"/>
              </w:rPr>
              <w:t>Business</w:t>
            </w:r>
            <w:r>
              <w:rPr>
                <w:spacing w:val="-8"/>
                <w:sz w:val="18"/>
              </w:rPr>
              <w:t xml:space="preserve"> </w:t>
            </w:r>
            <w:r>
              <w:rPr>
                <w:spacing w:val="-2"/>
                <w:sz w:val="18"/>
              </w:rPr>
              <w:t>Hierarchy</w:t>
            </w:r>
          </w:p>
          <w:p w14:paraId="41FEE6B6" w14:textId="77777777" w:rsidR="00DA51A5" w:rsidRDefault="00AB654C">
            <w:pPr>
              <w:pStyle w:val="TableParagraph"/>
              <w:numPr>
                <w:ilvl w:val="0"/>
                <w:numId w:val="29"/>
              </w:numPr>
              <w:tabs>
                <w:tab w:val="left" w:pos="838"/>
              </w:tabs>
              <w:spacing w:before="1"/>
              <w:rPr>
                <w:sz w:val="18"/>
              </w:rPr>
            </w:pPr>
            <w:r>
              <w:rPr>
                <w:sz w:val="18"/>
              </w:rPr>
              <w:t>Comprehensive</w:t>
            </w:r>
            <w:r>
              <w:rPr>
                <w:spacing w:val="-8"/>
                <w:sz w:val="18"/>
              </w:rPr>
              <w:t xml:space="preserve"> </w:t>
            </w:r>
            <w:r>
              <w:rPr>
                <w:sz w:val="18"/>
              </w:rPr>
              <w:t>and</w:t>
            </w:r>
            <w:r>
              <w:rPr>
                <w:spacing w:val="-7"/>
                <w:sz w:val="18"/>
              </w:rPr>
              <w:t xml:space="preserve"> </w:t>
            </w:r>
            <w:r>
              <w:rPr>
                <w:sz w:val="18"/>
              </w:rPr>
              <w:t>customizable</w:t>
            </w:r>
            <w:r>
              <w:rPr>
                <w:spacing w:val="-8"/>
                <w:sz w:val="18"/>
              </w:rPr>
              <w:t xml:space="preserve"> </w:t>
            </w:r>
            <w:r>
              <w:rPr>
                <w:sz w:val="18"/>
              </w:rPr>
              <w:t>dashboards</w:t>
            </w:r>
            <w:r>
              <w:rPr>
                <w:spacing w:val="-7"/>
                <w:sz w:val="18"/>
              </w:rPr>
              <w:t xml:space="preserve"> </w:t>
            </w:r>
            <w:r>
              <w:rPr>
                <w:sz w:val="18"/>
              </w:rPr>
              <w:t>and</w:t>
            </w:r>
            <w:r>
              <w:rPr>
                <w:spacing w:val="-8"/>
                <w:sz w:val="18"/>
              </w:rPr>
              <w:t xml:space="preserve"> </w:t>
            </w:r>
            <w:r>
              <w:rPr>
                <w:spacing w:val="-2"/>
                <w:sz w:val="18"/>
              </w:rPr>
              <w:t>reports</w:t>
            </w:r>
          </w:p>
        </w:tc>
      </w:tr>
      <w:tr w:rsidR="00DA51A5" w14:paraId="445B482F" w14:textId="77777777">
        <w:trPr>
          <w:trHeight w:val="1967"/>
        </w:trPr>
        <w:tc>
          <w:tcPr>
            <w:tcW w:w="1119" w:type="dxa"/>
            <w:tcBorders>
              <w:top w:val="single" w:sz="2" w:space="0" w:color="000000"/>
              <w:left w:val="single" w:sz="2" w:space="0" w:color="000000"/>
              <w:bottom w:val="single" w:sz="2" w:space="0" w:color="000000"/>
              <w:right w:val="single" w:sz="2" w:space="0" w:color="000000"/>
            </w:tcBorders>
          </w:tcPr>
          <w:p w14:paraId="05B19FD0" w14:textId="77777777" w:rsidR="00DA51A5" w:rsidRDefault="00DA51A5">
            <w:pPr>
              <w:pStyle w:val="TableParagraph"/>
              <w:rPr>
                <w:sz w:val="18"/>
              </w:rPr>
            </w:pPr>
          </w:p>
          <w:p w14:paraId="0A4CA2CB" w14:textId="77777777" w:rsidR="00DA51A5" w:rsidRDefault="00DA51A5">
            <w:pPr>
              <w:pStyle w:val="TableParagraph"/>
              <w:rPr>
                <w:sz w:val="18"/>
              </w:rPr>
            </w:pPr>
          </w:p>
          <w:p w14:paraId="390DEA03" w14:textId="77777777" w:rsidR="00DA51A5" w:rsidRDefault="00DA51A5">
            <w:pPr>
              <w:pStyle w:val="TableParagraph"/>
              <w:spacing w:before="211"/>
              <w:rPr>
                <w:sz w:val="18"/>
              </w:rPr>
            </w:pPr>
          </w:p>
          <w:p w14:paraId="65D74BA1" w14:textId="77777777" w:rsidR="00DA51A5" w:rsidRDefault="00AB654C">
            <w:pPr>
              <w:pStyle w:val="TableParagraph"/>
              <w:ind w:left="119"/>
              <w:rPr>
                <w:rFonts w:ascii="MS Gothic" w:hAnsi="MS Gothic"/>
                <w:sz w:val="18"/>
              </w:rPr>
            </w:pPr>
            <w:r>
              <w:rPr>
                <w:rFonts w:ascii="MS Gothic" w:hAnsi="MS Gothic"/>
                <w:spacing w:val="-10"/>
                <w:sz w:val="18"/>
              </w:rPr>
              <w:t>☒</w:t>
            </w:r>
          </w:p>
        </w:tc>
        <w:tc>
          <w:tcPr>
            <w:tcW w:w="2271" w:type="dxa"/>
            <w:tcBorders>
              <w:top w:val="single" w:sz="2" w:space="0" w:color="000000"/>
              <w:left w:val="single" w:sz="2" w:space="0" w:color="000000"/>
              <w:bottom w:val="single" w:sz="2" w:space="0" w:color="000000"/>
              <w:right w:val="single" w:sz="2" w:space="0" w:color="000000"/>
            </w:tcBorders>
          </w:tcPr>
          <w:p w14:paraId="0F7D57D4" w14:textId="77777777" w:rsidR="00DA51A5" w:rsidRDefault="00DA51A5">
            <w:pPr>
              <w:pStyle w:val="TableParagraph"/>
              <w:rPr>
                <w:sz w:val="18"/>
              </w:rPr>
            </w:pPr>
          </w:p>
          <w:p w14:paraId="569F088D" w14:textId="77777777" w:rsidR="00DA51A5" w:rsidRDefault="00DA51A5">
            <w:pPr>
              <w:pStyle w:val="TableParagraph"/>
              <w:spacing w:before="216"/>
              <w:rPr>
                <w:sz w:val="18"/>
              </w:rPr>
            </w:pPr>
          </w:p>
          <w:p w14:paraId="2E17ED54" w14:textId="77777777" w:rsidR="00DA51A5" w:rsidRDefault="00AB654C">
            <w:pPr>
              <w:pStyle w:val="TableParagraph"/>
              <w:spacing w:line="242" w:lineRule="auto"/>
              <w:ind w:left="119" w:right="657"/>
              <w:rPr>
                <w:sz w:val="18"/>
              </w:rPr>
            </w:pPr>
            <w:r>
              <w:rPr>
                <w:sz w:val="18"/>
              </w:rPr>
              <w:t>Enterprise &amp; Operational</w:t>
            </w:r>
            <w:r>
              <w:rPr>
                <w:spacing w:val="-16"/>
                <w:sz w:val="18"/>
              </w:rPr>
              <w:t xml:space="preserve"> </w:t>
            </w:r>
            <w:r>
              <w:rPr>
                <w:sz w:val="18"/>
              </w:rPr>
              <w:t xml:space="preserve">Risk </w:t>
            </w:r>
            <w:r>
              <w:rPr>
                <w:spacing w:val="-2"/>
                <w:sz w:val="18"/>
              </w:rPr>
              <w:t>Management</w:t>
            </w:r>
          </w:p>
        </w:tc>
        <w:tc>
          <w:tcPr>
            <w:tcW w:w="6586" w:type="dxa"/>
            <w:tcBorders>
              <w:top w:val="single" w:sz="2" w:space="0" w:color="000000"/>
              <w:left w:val="single" w:sz="2" w:space="0" w:color="000000"/>
              <w:bottom w:val="single" w:sz="2" w:space="0" w:color="000000"/>
              <w:right w:val="single" w:sz="2" w:space="0" w:color="000000"/>
            </w:tcBorders>
          </w:tcPr>
          <w:p w14:paraId="66F87CC4" w14:textId="77777777" w:rsidR="00DA51A5" w:rsidRDefault="00AB654C">
            <w:pPr>
              <w:pStyle w:val="TableParagraph"/>
              <w:spacing w:before="1" w:line="217" w:lineRule="exact"/>
              <w:ind w:left="118"/>
              <w:rPr>
                <w:sz w:val="18"/>
              </w:rPr>
            </w:pPr>
            <w:r>
              <w:rPr>
                <w:sz w:val="18"/>
              </w:rPr>
              <w:t>Configuration</w:t>
            </w:r>
            <w:r>
              <w:rPr>
                <w:spacing w:val="-6"/>
                <w:sz w:val="18"/>
              </w:rPr>
              <w:t xml:space="preserve"> </w:t>
            </w:r>
            <w:r>
              <w:rPr>
                <w:sz w:val="18"/>
              </w:rPr>
              <w:t>of</w:t>
            </w:r>
            <w:r>
              <w:rPr>
                <w:spacing w:val="-4"/>
                <w:sz w:val="18"/>
              </w:rPr>
              <w:t xml:space="preserve"> </w:t>
            </w:r>
            <w:r>
              <w:rPr>
                <w:sz w:val="18"/>
              </w:rPr>
              <w:t>Archer</w:t>
            </w:r>
            <w:r>
              <w:rPr>
                <w:spacing w:val="-5"/>
                <w:sz w:val="18"/>
              </w:rPr>
              <w:t xml:space="preserve"> </w:t>
            </w:r>
            <w:r>
              <w:rPr>
                <w:sz w:val="18"/>
              </w:rPr>
              <w:t>to</w:t>
            </w:r>
            <w:r>
              <w:rPr>
                <w:spacing w:val="-5"/>
                <w:sz w:val="18"/>
              </w:rPr>
              <w:t xml:space="preserve"> </w:t>
            </w:r>
            <w:r>
              <w:rPr>
                <w:sz w:val="18"/>
              </w:rPr>
              <w:t>address</w:t>
            </w:r>
            <w:r>
              <w:rPr>
                <w:spacing w:val="-5"/>
                <w:sz w:val="18"/>
              </w:rPr>
              <w:t xml:space="preserve"> </w:t>
            </w:r>
            <w:r>
              <w:rPr>
                <w:sz w:val="18"/>
              </w:rPr>
              <w:t>the</w:t>
            </w:r>
            <w:r>
              <w:rPr>
                <w:spacing w:val="-5"/>
                <w:sz w:val="18"/>
              </w:rPr>
              <w:t xml:space="preserve"> </w:t>
            </w:r>
            <w:r>
              <w:rPr>
                <w:sz w:val="18"/>
              </w:rPr>
              <w:t>following</w:t>
            </w:r>
            <w:r>
              <w:rPr>
                <w:spacing w:val="-6"/>
                <w:sz w:val="18"/>
              </w:rPr>
              <w:t xml:space="preserve"> </w:t>
            </w:r>
            <w:r>
              <w:rPr>
                <w:sz w:val="18"/>
              </w:rPr>
              <w:t>business</w:t>
            </w:r>
            <w:r>
              <w:rPr>
                <w:spacing w:val="-5"/>
                <w:sz w:val="18"/>
              </w:rPr>
              <w:t xml:space="preserve"> </w:t>
            </w:r>
            <w:r>
              <w:rPr>
                <w:spacing w:val="-2"/>
                <w:sz w:val="18"/>
              </w:rPr>
              <w:t>needs:</w:t>
            </w:r>
          </w:p>
          <w:p w14:paraId="65D74F75" w14:textId="77777777" w:rsidR="00DA51A5" w:rsidRDefault="00AB654C">
            <w:pPr>
              <w:pStyle w:val="TableParagraph"/>
              <w:numPr>
                <w:ilvl w:val="0"/>
                <w:numId w:val="28"/>
              </w:numPr>
              <w:tabs>
                <w:tab w:val="left" w:pos="838"/>
              </w:tabs>
              <w:ind w:right="906"/>
              <w:rPr>
                <w:sz w:val="18"/>
              </w:rPr>
            </w:pPr>
            <w:r>
              <w:rPr>
                <w:sz w:val="18"/>
              </w:rPr>
              <w:t>Maintain</w:t>
            </w:r>
            <w:r>
              <w:rPr>
                <w:spacing w:val="-6"/>
                <w:sz w:val="18"/>
              </w:rPr>
              <w:t xml:space="preserve"> </w:t>
            </w:r>
            <w:r>
              <w:rPr>
                <w:sz w:val="18"/>
              </w:rPr>
              <w:t>a</w:t>
            </w:r>
            <w:r>
              <w:rPr>
                <w:spacing w:val="-6"/>
                <w:sz w:val="18"/>
              </w:rPr>
              <w:t xml:space="preserve"> </w:t>
            </w:r>
            <w:r>
              <w:rPr>
                <w:sz w:val="18"/>
              </w:rPr>
              <w:t>central</w:t>
            </w:r>
            <w:r>
              <w:rPr>
                <w:spacing w:val="-5"/>
                <w:sz w:val="18"/>
              </w:rPr>
              <w:t xml:space="preserve"> </w:t>
            </w:r>
            <w:r>
              <w:rPr>
                <w:sz w:val="18"/>
              </w:rPr>
              <w:t>risk</w:t>
            </w:r>
            <w:r>
              <w:rPr>
                <w:spacing w:val="-6"/>
                <w:sz w:val="18"/>
              </w:rPr>
              <w:t xml:space="preserve"> </w:t>
            </w:r>
            <w:r>
              <w:rPr>
                <w:sz w:val="18"/>
              </w:rPr>
              <w:t>library</w:t>
            </w:r>
            <w:r>
              <w:rPr>
                <w:spacing w:val="-6"/>
                <w:sz w:val="18"/>
              </w:rPr>
              <w:t xml:space="preserve"> </w:t>
            </w:r>
            <w:r>
              <w:rPr>
                <w:sz w:val="18"/>
              </w:rPr>
              <w:t>linked</w:t>
            </w:r>
            <w:r>
              <w:rPr>
                <w:spacing w:val="-6"/>
                <w:sz w:val="18"/>
              </w:rPr>
              <w:t xml:space="preserve"> </w:t>
            </w:r>
            <w:r>
              <w:rPr>
                <w:sz w:val="18"/>
              </w:rPr>
              <w:t>to</w:t>
            </w:r>
            <w:r>
              <w:rPr>
                <w:spacing w:val="-6"/>
                <w:sz w:val="18"/>
              </w:rPr>
              <w:t xml:space="preserve"> </w:t>
            </w:r>
            <w:r>
              <w:rPr>
                <w:sz w:val="18"/>
              </w:rPr>
              <w:t xml:space="preserve">organizational </w:t>
            </w:r>
            <w:r>
              <w:rPr>
                <w:spacing w:val="-2"/>
                <w:sz w:val="18"/>
              </w:rPr>
              <w:t>hierarchy</w:t>
            </w:r>
          </w:p>
          <w:p w14:paraId="101016B2" w14:textId="77777777" w:rsidR="00DA51A5" w:rsidRDefault="00AB654C">
            <w:pPr>
              <w:pStyle w:val="TableParagraph"/>
              <w:numPr>
                <w:ilvl w:val="0"/>
                <w:numId w:val="28"/>
              </w:numPr>
              <w:tabs>
                <w:tab w:val="left" w:pos="838"/>
              </w:tabs>
              <w:ind w:right="198"/>
              <w:rPr>
                <w:sz w:val="18"/>
              </w:rPr>
            </w:pPr>
            <w:r>
              <w:rPr>
                <w:sz w:val="18"/>
              </w:rPr>
              <w:t>Define</w:t>
            </w:r>
            <w:r>
              <w:rPr>
                <w:spacing w:val="-6"/>
                <w:sz w:val="18"/>
              </w:rPr>
              <w:t xml:space="preserve"> </w:t>
            </w:r>
            <w:r>
              <w:rPr>
                <w:sz w:val="18"/>
              </w:rPr>
              <w:t>enterprise</w:t>
            </w:r>
            <w:r>
              <w:rPr>
                <w:spacing w:val="-6"/>
                <w:sz w:val="18"/>
              </w:rPr>
              <w:t xml:space="preserve"> </w:t>
            </w:r>
            <w:r>
              <w:rPr>
                <w:sz w:val="18"/>
              </w:rPr>
              <w:t>risk</w:t>
            </w:r>
            <w:r>
              <w:rPr>
                <w:spacing w:val="-6"/>
                <w:sz w:val="18"/>
              </w:rPr>
              <w:t xml:space="preserve"> </w:t>
            </w:r>
            <w:r>
              <w:rPr>
                <w:sz w:val="18"/>
              </w:rPr>
              <w:t>taxonomy</w:t>
            </w:r>
            <w:r>
              <w:rPr>
                <w:spacing w:val="-6"/>
                <w:sz w:val="18"/>
              </w:rPr>
              <w:t xml:space="preserve"> </w:t>
            </w:r>
            <w:r>
              <w:rPr>
                <w:sz w:val="18"/>
              </w:rPr>
              <w:t>and</w:t>
            </w:r>
            <w:r>
              <w:rPr>
                <w:spacing w:val="-6"/>
                <w:sz w:val="18"/>
              </w:rPr>
              <w:t xml:space="preserve"> </w:t>
            </w:r>
            <w:r>
              <w:rPr>
                <w:sz w:val="18"/>
              </w:rPr>
              <w:t>appetite,</w:t>
            </w:r>
            <w:r>
              <w:rPr>
                <w:spacing w:val="-5"/>
                <w:sz w:val="18"/>
              </w:rPr>
              <w:t xml:space="preserve"> </w:t>
            </w:r>
            <w:commentRangeStart w:id="78"/>
            <w:r>
              <w:rPr>
                <w:sz w:val="18"/>
              </w:rPr>
              <w:t>with</w:t>
            </w:r>
            <w:r>
              <w:rPr>
                <w:spacing w:val="-6"/>
                <w:sz w:val="18"/>
              </w:rPr>
              <w:t xml:space="preserve"> </w:t>
            </w:r>
            <w:r>
              <w:rPr>
                <w:sz w:val="18"/>
              </w:rPr>
              <w:t xml:space="preserve">top-down </w:t>
            </w:r>
            <w:r>
              <w:rPr>
                <w:spacing w:val="-2"/>
                <w:sz w:val="18"/>
              </w:rPr>
              <w:t>assessments</w:t>
            </w:r>
            <w:commentRangeEnd w:id="78"/>
            <w:r w:rsidR="007655D9">
              <w:rPr>
                <w:rStyle w:val="CommentReference"/>
                <w:sz w:val="18"/>
                <w:szCs w:val="22"/>
              </w:rPr>
              <w:commentReference w:id="78"/>
            </w:r>
          </w:p>
          <w:p w14:paraId="54436050" w14:textId="77777777" w:rsidR="00DA51A5" w:rsidRDefault="00AB654C">
            <w:pPr>
              <w:pStyle w:val="TableParagraph"/>
              <w:numPr>
                <w:ilvl w:val="0"/>
                <w:numId w:val="28"/>
              </w:numPr>
              <w:tabs>
                <w:tab w:val="left" w:pos="838"/>
              </w:tabs>
              <w:spacing w:before="2" w:line="235" w:lineRule="auto"/>
              <w:ind w:right="735"/>
              <w:rPr>
                <w:sz w:val="18"/>
              </w:rPr>
            </w:pPr>
            <w:r>
              <w:rPr>
                <w:sz w:val="18"/>
              </w:rPr>
              <w:t>Track</w:t>
            </w:r>
            <w:r>
              <w:rPr>
                <w:spacing w:val="-5"/>
                <w:sz w:val="18"/>
              </w:rPr>
              <w:t xml:space="preserve"> </w:t>
            </w:r>
            <w:r>
              <w:rPr>
                <w:sz w:val="18"/>
              </w:rPr>
              <w:t>loss</w:t>
            </w:r>
            <w:r>
              <w:rPr>
                <w:spacing w:val="-5"/>
                <w:sz w:val="18"/>
              </w:rPr>
              <w:t xml:space="preserve"> </w:t>
            </w:r>
            <w:r>
              <w:rPr>
                <w:sz w:val="18"/>
              </w:rPr>
              <w:t>events,</w:t>
            </w:r>
            <w:r>
              <w:rPr>
                <w:spacing w:val="-4"/>
                <w:sz w:val="18"/>
              </w:rPr>
              <w:t xml:space="preserve"> </w:t>
            </w:r>
            <w:r>
              <w:rPr>
                <w:sz w:val="18"/>
              </w:rPr>
              <w:t>near</w:t>
            </w:r>
            <w:r>
              <w:rPr>
                <w:spacing w:val="-4"/>
                <w:sz w:val="18"/>
              </w:rPr>
              <w:t xml:space="preserve"> </w:t>
            </w:r>
            <w:r>
              <w:rPr>
                <w:sz w:val="18"/>
              </w:rPr>
              <w:t>misses,</w:t>
            </w:r>
            <w:r>
              <w:rPr>
                <w:spacing w:val="-4"/>
                <w:sz w:val="18"/>
              </w:rPr>
              <w:t xml:space="preserve"> </w:t>
            </w:r>
            <w:r>
              <w:rPr>
                <w:sz w:val="18"/>
              </w:rPr>
              <w:t>and</w:t>
            </w:r>
            <w:r>
              <w:rPr>
                <w:spacing w:val="-5"/>
                <w:sz w:val="18"/>
              </w:rPr>
              <w:t xml:space="preserve"> </w:t>
            </w:r>
            <w:r>
              <w:rPr>
                <w:sz w:val="18"/>
              </w:rPr>
              <w:t>impacts</w:t>
            </w:r>
            <w:r>
              <w:rPr>
                <w:spacing w:val="-5"/>
                <w:sz w:val="18"/>
              </w:rPr>
              <w:t xml:space="preserve"> </w:t>
            </w:r>
            <w:r>
              <w:rPr>
                <w:sz w:val="18"/>
              </w:rPr>
              <w:t>across</w:t>
            </w:r>
            <w:r>
              <w:rPr>
                <w:spacing w:val="-5"/>
                <w:sz w:val="18"/>
              </w:rPr>
              <w:t xml:space="preserve"> </w:t>
            </w:r>
            <w:r>
              <w:rPr>
                <w:sz w:val="18"/>
              </w:rPr>
              <w:t xml:space="preserve">the </w:t>
            </w:r>
            <w:r>
              <w:rPr>
                <w:spacing w:val="-2"/>
                <w:sz w:val="18"/>
              </w:rPr>
              <w:t>organization</w:t>
            </w:r>
          </w:p>
          <w:p w14:paraId="2A1009F8" w14:textId="124FFC5C" w:rsidR="00DA51A5" w:rsidRPr="001F1790" w:rsidRDefault="00AB654C">
            <w:pPr>
              <w:pStyle w:val="TableParagraph"/>
              <w:numPr>
                <w:ilvl w:val="0"/>
                <w:numId w:val="28"/>
              </w:numPr>
              <w:tabs>
                <w:tab w:val="left" w:pos="838"/>
              </w:tabs>
              <w:spacing w:before="3" w:line="218" w:lineRule="exact"/>
              <w:rPr>
                <w:sz w:val="18"/>
              </w:rPr>
            </w:pPr>
            <w:r>
              <w:rPr>
                <w:sz w:val="18"/>
              </w:rPr>
              <w:t>Monitor</w:t>
            </w:r>
            <w:r>
              <w:rPr>
                <w:spacing w:val="-5"/>
                <w:sz w:val="18"/>
              </w:rPr>
              <w:t xml:space="preserve"> </w:t>
            </w:r>
            <w:r>
              <w:rPr>
                <w:sz w:val="18"/>
              </w:rPr>
              <w:t>Key</w:t>
            </w:r>
            <w:r>
              <w:rPr>
                <w:spacing w:val="-5"/>
                <w:sz w:val="18"/>
              </w:rPr>
              <w:t xml:space="preserve"> </w:t>
            </w:r>
            <w:r>
              <w:rPr>
                <w:sz w:val="18"/>
              </w:rPr>
              <w:t>Risk</w:t>
            </w:r>
            <w:r>
              <w:rPr>
                <w:spacing w:val="-5"/>
                <w:sz w:val="18"/>
              </w:rPr>
              <w:t xml:space="preserve"> </w:t>
            </w:r>
            <w:r>
              <w:rPr>
                <w:sz w:val="18"/>
              </w:rPr>
              <w:t>Indicators</w:t>
            </w:r>
            <w:r>
              <w:rPr>
                <w:spacing w:val="-4"/>
                <w:sz w:val="18"/>
              </w:rPr>
              <w:t xml:space="preserve"> </w:t>
            </w:r>
            <w:r>
              <w:rPr>
                <w:sz w:val="18"/>
              </w:rPr>
              <w:t>(KRIs)</w:t>
            </w:r>
            <w:r>
              <w:rPr>
                <w:spacing w:val="-5"/>
                <w:sz w:val="18"/>
              </w:rPr>
              <w:t xml:space="preserve"> </w:t>
            </w:r>
            <w:r>
              <w:rPr>
                <w:sz w:val="18"/>
              </w:rPr>
              <w:t>for</w:t>
            </w:r>
            <w:r>
              <w:rPr>
                <w:spacing w:val="-5"/>
                <w:sz w:val="18"/>
              </w:rPr>
              <w:t xml:space="preserve"> </w:t>
            </w:r>
            <w:r>
              <w:rPr>
                <w:sz w:val="18"/>
              </w:rPr>
              <w:t>early</w:t>
            </w:r>
            <w:r>
              <w:rPr>
                <w:spacing w:val="-5"/>
                <w:sz w:val="18"/>
              </w:rPr>
              <w:t xml:space="preserve"> </w:t>
            </w:r>
            <w:r>
              <w:rPr>
                <w:sz w:val="18"/>
              </w:rPr>
              <w:t>warning</w:t>
            </w:r>
            <w:r>
              <w:rPr>
                <w:spacing w:val="-4"/>
                <w:sz w:val="18"/>
              </w:rPr>
              <w:t xml:space="preserve"> </w:t>
            </w:r>
            <w:r>
              <w:rPr>
                <w:spacing w:val="-2"/>
                <w:sz w:val="18"/>
              </w:rPr>
              <w:t>signs</w:t>
            </w:r>
          </w:p>
        </w:tc>
      </w:tr>
      <w:tr w:rsidR="00DA51A5" w14:paraId="36F7374D" w14:textId="77777777">
        <w:trPr>
          <w:trHeight w:val="1315"/>
        </w:trPr>
        <w:tc>
          <w:tcPr>
            <w:tcW w:w="1119" w:type="dxa"/>
            <w:tcBorders>
              <w:top w:val="single" w:sz="2" w:space="0" w:color="000000"/>
              <w:left w:val="single" w:sz="2" w:space="0" w:color="000000"/>
              <w:bottom w:val="single" w:sz="2" w:space="0" w:color="000000"/>
              <w:right w:val="single" w:sz="2" w:space="0" w:color="000000"/>
            </w:tcBorders>
          </w:tcPr>
          <w:p w14:paraId="7CED0BC9" w14:textId="77777777" w:rsidR="00DA51A5" w:rsidRDefault="00DA51A5">
            <w:pPr>
              <w:pStyle w:val="TableParagraph"/>
              <w:rPr>
                <w:sz w:val="18"/>
              </w:rPr>
            </w:pPr>
          </w:p>
          <w:p w14:paraId="2CEA209F" w14:textId="77777777" w:rsidR="00DA51A5" w:rsidRDefault="00DA51A5">
            <w:pPr>
              <w:pStyle w:val="TableParagraph"/>
              <w:spacing w:before="103"/>
              <w:rPr>
                <w:sz w:val="18"/>
              </w:rPr>
            </w:pPr>
          </w:p>
          <w:p w14:paraId="2CF23E51" w14:textId="77777777" w:rsidR="00DA51A5" w:rsidRDefault="00AB654C">
            <w:pPr>
              <w:pStyle w:val="TableParagraph"/>
              <w:spacing w:before="1"/>
              <w:ind w:left="119"/>
              <w:rPr>
                <w:rFonts w:ascii="MS Gothic" w:hAnsi="MS Gothic"/>
                <w:sz w:val="18"/>
              </w:rPr>
            </w:pPr>
            <w:r>
              <w:rPr>
                <w:rFonts w:ascii="MS Gothic" w:hAnsi="MS Gothic"/>
                <w:spacing w:val="-10"/>
                <w:sz w:val="18"/>
              </w:rPr>
              <w:t>☒</w:t>
            </w:r>
          </w:p>
        </w:tc>
        <w:tc>
          <w:tcPr>
            <w:tcW w:w="2271" w:type="dxa"/>
            <w:tcBorders>
              <w:top w:val="single" w:sz="2" w:space="0" w:color="000000"/>
              <w:left w:val="single" w:sz="2" w:space="0" w:color="000000"/>
              <w:bottom w:val="single" w:sz="2" w:space="0" w:color="000000"/>
              <w:right w:val="single" w:sz="2" w:space="0" w:color="000000"/>
            </w:tcBorders>
          </w:tcPr>
          <w:p w14:paraId="644D78FF" w14:textId="77777777" w:rsidR="00DA51A5" w:rsidRDefault="00DA51A5">
            <w:pPr>
              <w:pStyle w:val="TableParagraph"/>
              <w:rPr>
                <w:sz w:val="18"/>
              </w:rPr>
            </w:pPr>
          </w:p>
          <w:p w14:paraId="0B27CB19" w14:textId="77777777" w:rsidR="00DA51A5" w:rsidRDefault="00DA51A5">
            <w:pPr>
              <w:pStyle w:val="TableParagraph"/>
              <w:rPr>
                <w:sz w:val="18"/>
              </w:rPr>
            </w:pPr>
          </w:p>
          <w:p w14:paraId="10A7263F" w14:textId="77777777" w:rsidR="00DA51A5" w:rsidRDefault="00AB654C">
            <w:pPr>
              <w:pStyle w:val="TableParagraph"/>
              <w:spacing w:line="242" w:lineRule="auto"/>
              <w:ind w:left="119" w:right="97"/>
              <w:rPr>
                <w:sz w:val="18"/>
              </w:rPr>
            </w:pPr>
            <w:r>
              <w:rPr>
                <w:sz w:val="18"/>
              </w:rPr>
              <w:t>Regulatory &amp; Corporate</w:t>
            </w:r>
            <w:r>
              <w:rPr>
                <w:spacing w:val="-16"/>
                <w:sz w:val="18"/>
              </w:rPr>
              <w:t xml:space="preserve"> </w:t>
            </w:r>
            <w:r>
              <w:rPr>
                <w:sz w:val="18"/>
              </w:rPr>
              <w:t>Compliance</w:t>
            </w:r>
          </w:p>
        </w:tc>
        <w:tc>
          <w:tcPr>
            <w:tcW w:w="6586" w:type="dxa"/>
            <w:tcBorders>
              <w:top w:val="single" w:sz="2" w:space="0" w:color="000000"/>
              <w:left w:val="single" w:sz="2" w:space="0" w:color="000000"/>
              <w:bottom w:val="single" w:sz="2" w:space="0" w:color="000000"/>
              <w:right w:val="single" w:sz="2" w:space="0" w:color="000000"/>
            </w:tcBorders>
          </w:tcPr>
          <w:p w14:paraId="77730025" w14:textId="77777777" w:rsidR="00DA51A5" w:rsidRDefault="00AB654C">
            <w:pPr>
              <w:pStyle w:val="TableParagraph"/>
              <w:spacing w:before="1"/>
              <w:ind w:left="118"/>
              <w:rPr>
                <w:sz w:val="18"/>
              </w:rPr>
            </w:pPr>
            <w:r>
              <w:rPr>
                <w:sz w:val="18"/>
              </w:rPr>
              <w:t>Configuration</w:t>
            </w:r>
            <w:r>
              <w:rPr>
                <w:spacing w:val="-6"/>
                <w:sz w:val="18"/>
              </w:rPr>
              <w:t xml:space="preserve"> </w:t>
            </w:r>
            <w:r>
              <w:rPr>
                <w:sz w:val="18"/>
              </w:rPr>
              <w:t>of</w:t>
            </w:r>
            <w:r>
              <w:rPr>
                <w:spacing w:val="-4"/>
                <w:sz w:val="18"/>
              </w:rPr>
              <w:t xml:space="preserve"> </w:t>
            </w:r>
            <w:r>
              <w:rPr>
                <w:sz w:val="18"/>
              </w:rPr>
              <w:t>Archer</w:t>
            </w:r>
            <w:r>
              <w:rPr>
                <w:spacing w:val="-5"/>
                <w:sz w:val="18"/>
              </w:rPr>
              <w:t xml:space="preserve"> </w:t>
            </w:r>
            <w:r>
              <w:rPr>
                <w:sz w:val="18"/>
              </w:rPr>
              <w:t>to</w:t>
            </w:r>
            <w:r>
              <w:rPr>
                <w:spacing w:val="-5"/>
                <w:sz w:val="18"/>
              </w:rPr>
              <w:t xml:space="preserve"> </w:t>
            </w:r>
            <w:r>
              <w:rPr>
                <w:sz w:val="18"/>
              </w:rPr>
              <w:t>address</w:t>
            </w:r>
            <w:r>
              <w:rPr>
                <w:spacing w:val="-5"/>
                <w:sz w:val="18"/>
              </w:rPr>
              <w:t xml:space="preserve"> </w:t>
            </w:r>
            <w:r>
              <w:rPr>
                <w:sz w:val="18"/>
              </w:rPr>
              <w:t>the</w:t>
            </w:r>
            <w:r>
              <w:rPr>
                <w:spacing w:val="-5"/>
                <w:sz w:val="18"/>
              </w:rPr>
              <w:t xml:space="preserve"> </w:t>
            </w:r>
            <w:r>
              <w:rPr>
                <w:sz w:val="18"/>
              </w:rPr>
              <w:t>following</w:t>
            </w:r>
            <w:r>
              <w:rPr>
                <w:spacing w:val="-6"/>
                <w:sz w:val="18"/>
              </w:rPr>
              <w:t xml:space="preserve"> </w:t>
            </w:r>
            <w:r>
              <w:rPr>
                <w:sz w:val="18"/>
              </w:rPr>
              <w:t>business</w:t>
            </w:r>
            <w:r>
              <w:rPr>
                <w:spacing w:val="-5"/>
                <w:sz w:val="18"/>
              </w:rPr>
              <w:t xml:space="preserve"> </w:t>
            </w:r>
            <w:r>
              <w:rPr>
                <w:spacing w:val="-2"/>
                <w:sz w:val="18"/>
              </w:rPr>
              <w:t>needs:</w:t>
            </w:r>
          </w:p>
          <w:p w14:paraId="11D993AA" w14:textId="77777777" w:rsidR="00DA51A5" w:rsidRDefault="00AB654C">
            <w:pPr>
              <w:pStyle w:val="TableParagraph"/>
              <w:numPr>
                <w:ilvl w:val="0"/>
                <w:numId w:val="27"/>
              </w:numPr>
              <w:tabs>
                <w:tab w:val="left" w:pos="838"/>
              </w:tabs>
              <w:spacing w:before="6" w:line="235" w:lineRule="auto"/>
              <w:ind w:right="1078"/>
              <w:rPr>
                <w:sz w:val="18"/>
              </w:rPr>
            </w:pPr>
            <w:r>
              <w:rPr>
                <w:sz w:val="18"/>
              </w:rPr>
              <w:t>Capture</w:t>
            </w:r>
            <w:r>
              <w:rPr>
                <w:spacing w:val="-7"/>
                <w:sz w:val="18"/>
              </w:rPr>
              <w:t xml:space="preserve"> </w:t>
            </w:r>
            <w:r>
              <w:rPr>
                <w:sz w:val="18"/>
              </w:rPr>
              <w:t>and</w:t>
            </w:r>
            <w:r>
              <w:rPr>
                <w:spacing w:val="-7"/>
                <w:sz w:val="18"/>
              </w:rPr>
              <w:t xml:space="preserve"> </w:t>
            </w:r>
            <w:r>
              <w:rPr>
                <w:sz w:val="18"/>
              </w:rPr>
              <w:t>track</w:t>
            </w:r>
            <w:r>
              <w:rPr>
                <w:spacing w:val="-7"/>
                <w:sz w:val="18"/>
              </w:rPr>
              <w:t xml:space="preserve"> </w:t>
            </w:r>
            <w:r>
              <w:rPr>
                <w:sz w:val="18"/>
              </w:rPr>
              <w:t>regulatory</w:t>
            </w:r>
            <w:r>
              <w:rPr>
                <w:spacing w:val="-7"/>
                <w:sz w:val="18"/>
              </w:rPr>
              <w:t xml:space="preserve"> </w:t>
            </w:r>
            <w:r>
              <w:rPr>
                <w:sz w:val="18"/>
              </w:rPr>
              <w:t>obligations</w:t>
            </w:r>
            <w:r>
              <w:rPr>
                <w:spacing w:val="-7"/>
                <w:sz w:val="18"/>
              </w:rPr>
              <w:t xml:space="preserve"> </w:t>
            </w:r>
            <w:r>
              <w:rPr>
                <w:sz w:val="18"/>
              </w:rPr>
              <w:t>across</w:t>
            </w:r>
            <w:r>
              <w:rPr>
                <w:spacing w:val="-7"/>
                <w:sz w:val="18"/>
              </w:rPr>
              <w:t xml:space="preserve"> </w:t>
            </w:r>
            <w:r>
              <w:rPr>
                <w:sz w:val="18"/>
              </w:rPr>
              <w:t xml:space="preserve">the </w:t>
            </w:r>
            <w:r>
              <w:rPr>
                <w:spacing w:val="-2"/>
                <w:sz w:val="18"/>
              </w:rPr>
              <w:t>enterprise</w:t>
            </w:r>
          </w:p>
          <w:p w14:paraId="63029CEC" w14:textId="77777777" w:rsidR="00DA51A5" w:rsidRDefault="00AB654C">
            <w:pPr>
              <w:pStyle w:val="TableParagraph"/>
              <w:numPr>
                <w:ilvl w:val="0"/>
                <w:numId w:val="27"/>
              </w:numPr>
              <w:tabs>
                <w:tab w:val="left" w:pos="838"/>
              </w:tabs>
              <w:spacing w:before="2" w:line="218" w:lineRule="exact"/>
              <w:rPr>
                <w:sz w:val="18"/>
              </w:rPr>
            </w:pPr>
            <w:r>
              <w:rPr>
                <w:sz w:val="18"/>
              </w:rPr>
              <w:t>Manage</w:t>
            </w:r>
            <w:r>
              <w:rPr>
                <w:spacing w:val="-5"/>
                <w:sz w:val="18"/>
              </w:rPr>
              <w:t xml:space="preserve"> </w:t>
            </w:r>
            <w:r>
              <w:rPr>
                <w:sz w:val="18"/>
              </w:rPr>
              <w:t>policy</w:t>
            </w:r>
            <w:r>
              <w:rPr>
                <w:spacing w:val="-5"/>
                <w:sz w:val="18"/>
              </w:rPr>
              <w:t xml:space="preserve"> </w:t>
            </w:r>
            <w:r>
              <w:rPr>
                <w:sz w:val="18"/>
              </w:rPr>
              <w:t>lifecycle</w:t>
            </w:r>
            <w:r>
              <w:rPr>
                <w:spacing w:val="-4"/>
                <w:sz w:val="18"/>
              </w:rPr>
              <w:t xml:space="preserve"> </w:t>
            </w:r>
            <w:r>
              <w:rPr>
                <w:sz w:val="18"/>
              </w:rPr>
              <w:t>from</w:t>
            </w:r>
            <w:r>
              <w:rPr>
                <w:spacing w:val="-6"/>
                <w:sz w:val="18"/>
              </w:rPr>
              <w:t xml:space="preserve"> </w:t>
            </w:r>
            <w:r>
              <w:rPr>
                <w:sz w:val="18"/>
              </w:rPr>
              <w:t>creation</w:t>
            </w:r>
            <w:r>
              <w:rPr>
                <w:spacing w:val="-4"/>
                <w:sz w:val="18"/>
              </w:rPr>
              <w:t xml:space="preserve"> </w:t>
            </w:r>
            <w:r>
              <w:rPr>
                <w:sz w:val="18"/>
              </w:rPr>
              <w:t>to</w:t>
            </w:r>
            <w:r>
              <w:rPr>
                <w:spacing w:val="-5"/>
                <w:sz w:val="18"/>
              </w:rPr>
              <w:t xml:space="preserve"> </w:t>
            </w:r>
            <w:r>
              <w:rPr>
                <w:spacing w:val="-2"/>
                <w:sz w:val="18"/>
              </w:rPr>
              <w:t>attestation</w:t>
            </w:r>
          </w:p>
          <w:p w14:paraId="49A965FA" w14:textId="77777777" w:rsidR="000B5313" w:rsidRDefault="000B5313">
            <w:pPr>
              <w:pStyle w:val="TableParagraph"/>
              <w:numPr>
                <w:ilvl w:val="0"/>
                <w:numId w:val="27"/>
              </w:numPr>
              <w:tabs>
                <w:tab w:val="left" w:pos="838"/>
              </w:tabs>
              <w:spacing w:before="2" w:line="218" w:lineRule="exact"/>
              <w:rPr>
                <w:sz w:val="18"/>
              </w:rPr>
            </w:pPr>
            <w:r w:rsidRPr="000B5313">
              <w:rPr>
                <w:sz w:val="18"/>
              </w:rPr>
              <w:t>Define, map, and maintain controls to mitigate identified operational risks and address applicable regulatory obligations and compliance standards.</w:t>
            </w:r>
          </w:p>
          <w:p w14:paraId="764B0477" w14:textId="02BA1598" w:rsidR="000B5313" w:rsidRDefault="000B5313">
            <w:pPr>
              <w:pStyle w:val="TableParagraph"/>
              <w:numPr>
                <w:ilvl w:val="0"/>
                <w:numId w:val="27"/>
              </w:numPr>
              <w:tabs>
                <w:tab w:val="left" w:pos="838"/>
              </w:tabs>
              <w:spacing w:line="218" w:lineRule="exact"/>
              <w:rPr>
                <w:sz w:val="18"/>
              </w:rPr>
            </w:pPr>
            <w:r w:rsidRPr="000B5313">
              <w:rPr>
                <w:sz w:val="18"/>
              </w:rPr>
              <w:t>Test and monitor control effectiveness, with control deficiencies and resulting remediation activities tracked through closure.</w:t>
            </w:r>
          </w:p>
        </w:tc>
      </w:tr>
      <w:tr w:rsidR="00C467ED" w14:paraId="23EF1570" w14:textId="77777777">
        <w:trPr>
          <w:trHeight w:val="1315"/>
        </w:trPr>
        <w:tc>
          <w:tcPr>
            <w:tcW w:w="1119" w:type="dxa"/>
            <w:tcBorders>
              <w:top w:val="single" w:sz="2" w:space="0" w:color="000000"/>
              <w:left w:val="single" w:sz="2" w:space="0" w:color="000000"/>
              <w:bottom w:val="single" w:sz="2" w:space="0" w:color="000000"/>
              <w:right w:val="single" w:sz="2" w:space="0" w:color="000000"/>
            </w:tcBorders>
          </w:tcPr>
          <w:p w14:paraId="30BE9D5E" w14:textId="77777777" w:rsidR="00C467ED" w:rsidRDefault="00C467ED" w:rsidP="00C467ED">
            <w:pPr>
              <w:pStyle w:val="TableParagraph"/>
              <w:rPr>
                <w:sz w:val="18"/>
              </w:rPr>
            </w:pPr>
          </w:p>
          <w:p w14:paraId="1BA7ECDA" w14:textId="77777777" w:rsidR="00C467ED" w:rsidRDefault="00C467ED" w:rsidP="00C467ED">
            <w:pPr>
              <w:pStyle w:val="TableParagraph"/>
              <w:spacing w:before="103"/>
              <w:rPr>
                <w:sz w:val="18"/>
              </w:rPr>
            </w:pPr>
          </w:p>
          <w:p w14:paraId="63D9B7FA" w14:textId="14362889" w:rsidR="00C467ED" w:rsidRDefault="00C467ED" w:rsidP="00C467ED">
            <w:pPr>
              <w:pStyle w:val="TableParagraph"/>
              <w:rPr>
                <w:sz w:val="18"/>
              </w:rPr>
            </w:pPr>
            <w:r>
              <w:rPr>
                <w:rFonts w:ascii="MS Gothic" w:hAnsi="MS Gothic"/>
                <w:spacing w:val="-10"/>
                <w:sz w:val="18"/>
              </w:rPr>
              <w:t>☒</w:t>
            </w:r>
          </w:p>
        </w:tc>
        <w:tc>
          <w:tcPr>
            <w:tcW w:w="2271" w:type="dxa"/>
            <w:tcBorders>
              <w:top w:val="single" w:sz="2" w:space="0" w:color="000000"/>
              <w:left w:val="single" w:sz="2" w:space="0" w:color="000000"/>
              <w:bottom w:val="single" w:sz="2" w:space="0" w:color="000000"/>
              <w:right w:val="single" w:sz="2" w:space="0" w:color="000000"/>
            </w:tcBorders>
          </w:tcPr>
          <w:p w14:paraId="7CBDD23A" w14:textId="77777777" w:rsidR="00C467ED" w:rsidRDefault="00C467ED" w:rsidP="00C467ED">
            <w:pPr>
              <w:pStyle w:val="TableParagraph"/>
              <w:rPr>
                <w:sz w:val="18"/>
              </w:rPr>
            </w:pPr>
          </w:p>
          <w:p w14:paraId="1936FFB2" w14:textId="77777777" w:rsidR="00C467ED" w:rsidRDefault="00C467ED" w:rsidP="00C467ED">
            <w:pPr>
              <w:pStyle w:val="TableParagraph"/>
              <w:rPr>
                <w:sz w:val="18"/>
              </w:rPr>
            </w:pPr>
          </w:p>
          <w:p w14:paraId="3273DD91" w14:textId="07052422" w:rsidR="00C467ED" w:rsidRDefault="00C467ED" w:rsidP="00C467ED">
            <w:pPr>
              <w:pStyle w:val="TableParagraph"/>
              <w:rPr>
                <w:sz w:val="18"/>
              </w:rPr>
            </w:pPr>
            <w:r>
              <w:rPr>
                <w:sz w:val="18"/>
              </w:rPr>
              <w:t>Model Risk Management</w:t>
            </w:r>
          </w:p>
        </w:tc>
        <w:tc>
          <w:tcPr>
            <w:tcW w:w="6586" w:type="dxa"/>
            <w:tcBorders>
              <w:top w:val="single" w:sz="2" w:space="0" w:color="000000"/>
              <w:left w:val="single" w:sz="2" w:space="0" w:color="000000"/>
              <w:bottom w:val="single" w:sz="2" w:space="0" w:color="000000"/>
              <w:right w:val="single" w:sz="2" w:space="0" w:color="000000"/>
            </w:tcBorders>
          </w:tcPr>
          <w:p w14:paraId="7AF6EC61" w14:textId="77777777" w:rsidR="00C467ED" w:rsidRDefault="00C467ED" w:rsidP="00C467ED">
            <w:pPr>
              <w:pStyle w:val="TableParagraph"/>
              <w:spacing w:before="1"/>
              <w:ind w:left="118"/>
              <w:rPr>
                <w:sz w:val="18"/>
              </w:rPr>
            </w:pPr>
            <w:commentRangeStart w:id="79"/>
            <w:r>
              <w:rPr>
                <w:sz w:val="18"/>
              </w:rPr>
              <w:t>Configuration</w:t>
            </w:r>
            <w:r>
              <w:rPr>
                <w:spacing w:val="-6"/>
                <w:sz w:val="18"/>
              </w:rPr>
              <w:t xml:space="preserve"> </w:t>
            </w:r>
            <w:r>
              <w:rPr>
                <w:sz w:val="18"/>
              </w:rPr>
              <w:t>of</w:t>
            </w:r>
            <w:r>
              <w:rPr>
                <w:spacing w:val="-4"/>
                <w:sz w:val="18"/>
              </w:rPr>
              <w:t xml:space="preserve"> </w:t>
            </w:r>
            <w:r>
              <w:rPr>
                <w:sz w:val="18"/>
              </w:rPr>
              <w:t>Archer</w:t>
            </w:r>
            <w:r>
              <w:rPr>
                <w:spacing w:val="-5"/>
                <w:sz w:val="18"/>
              </w:rPr>
              <w:t xml:space="preserve"> </w:t>
            </w:r>
            <w:r>
              <w:rPr>
                <w:sz w:val="18"/>
              </w:rPr>
              <w:t>to</w:t>
            </w:r>
            <w:r>
              <w:rPr>
                <w:spacing w:val="-5"/>
                <w:sz w:val="18"/>
              </w:rPr>
              <w:t xml:space="preserve"> </w:t>
            </w:r>
            <w:r>
              <w:rPr>
                <w:sz w:val="18"/>
              </w:rPr>
              <w:t>address</w:t>
            </w:r>
            <w:r>
              <w:rPr>
                <w:spacing w:val="-5"/>
                <w:sz w:val="18"/>
              </w:rPr>
              <w:t xml:space="preserve"> </w:t>
            </w:r>
            <w:r>
              <w:rPr>
                <w:sz w:val="18"/>
              </w:rPr>
              <w:t>the</w:t>
            </w:r>
            <w:r>
              <w:rPr>
                <w:spacing w:val="-5"/>
                <w:sz w:val="18"/>
              </w:rPr>
              <w:t xml:space="preserve"> </w:t>
            </w:r>
            <w:r>
              <w:rPr>
                <w:sz w:val="18"/>
              </w:rPr>
              <w:t>following</w:t>
            </w:r>
            <w:r>
              <w:rPr>
                <w:spacing w:val="-6"/>
                <w:sz w:val="18"/>
              </w:rPr>
              <w:t xml:space="preserve"> </w:t>
            </w:r>
            <w:r>
              <w:rPr>
                <w:sz w:val="18"/>
              </w:rPr>
              <w:t>business</w:t>
            </w:r>
            <w:r>
              <w:rPr>
                <w:spacing w:val="-5"/>
                <w:sz w:val="18"/>
              </w:rPr>
              <w:t xml:space="preserve"> </w:t>
            </w:r>
            <w:r>
              <w:rPr>
                <w:spacing w:val="-2"/>
                <w:sz w:val="18"/>
              </w:rPr>
              <w:t>needs:</w:t>
            </w:r>
          </w:p>
          <w:p w14:paraId="60C49515" w14:textId="77777777" w:rsidR="0087730A" w:rsidRPr="0087730A" w:rsidRDefault="0087730A">
            <w:pPr>
              <w:pStyle w:val="TableParagraph"/>
              <w:numPr>
                <w:ilvl w:val="0"/>
                <w:numId w:val="27"/>
              </w:numPr>
              <w:tabs>
                <w:tab w:val="left" w:pos="838"/>
              </w:tabs>
              <w:spacing w:before="6" w:line="235" w:lineRule="auto"/>
              <w:ind w:right="1078"/>
              <w:rPr>
                <w:sz w:val="18"/>
              </w:rPr>
            </w:pPr>
            <w:r w:rsidRPr="0087730A">
              <w:rPr>
                <w:sz w:val="18"/>
              </w:rPr>
              <w:t>Define model classification, materiality and risk tiering.</w:t>
            </w:r>
          </w:p>
          <w:p w14:paraId="70983D63" w14:textId="77777777" w:rsidR="0087730A" w:rsidRPr="0087730A" w:rsidRDefault="0087730A">
            <w:pPr>
              <w:pStyle w:val="TableParagraph"/>
              <w:numPr>
                <w:ilvl w:val="0"/>
                <w:numId w:val="27"/>
              </w:numPr>
              <w:tabs>
                <w:tab w:val="left" w:pos="838"/>
              </w:tabs>
              <w:spacing w:before="6" w:line="235" w:lineRule="auto"/>
              <w:ind w:right="1078"/>
              <w:rPr>
                <w:sz w:val="18"/>
              </w:rPr>
            </w:pPr>
            <w:r w:rsidRPr="0087730A">
              <w:rPr>
                <w:sz w:val="18"/>
              </w:rPr>
              <w:t>Manage the model lifecycle from registration through retirement.</w:t>
            </w:r>
          </w:p>
          <w:p w14:paraId="1B77FB59" w14:textId="77777777" w:rsidR="0087730A" w:rsidRPr="0087730A" w:rsidRDefault="0087730A">
            <w:pPr>
              <w:pStyle w:val="TableParagraph"/>
              <w:numPr>
                <w:ilvl w:val="0"/>
                <w:numId w:val="27"/>
              </w:numPr>
              <w:tabs>
                <w:tab w:val="left" w:pos="838"/>
              </w:tabs>
              <w:spacing w:before="6" w:line="235" w:lineRule="auto"/>
              <w:ind w:right="1078"/>
              <w:rPr>
                <w:sz w:val="18"/>
              </w:rPr>
            </w:pPr>
            <w:r w:rsidRPr="0087730A">
              <w:rPr>
                <w:sz w:val="18"/>
              </w:rPr>
              <w:t>Manage model validation, reviews, approvals and attestations.</w:t>
            </w:r>
          </w:p>
          <w:p w14:paraId="64F24CE3" w14:textId="77777777" w:rsidR="0087730A" w:rsidRPr="0087730A" w:rsidRDefault="0087730A">
            <w:pPr>
              <w:pStyle w:val="TableParagraph"/>
              <w:numPr>
                <w:ilvl w:val="0"/>
                <w:numId w:val="27"/>
              </w:numPr>
              <w:tabs>
                <w:tab w:val="left" w:pos="838"/>
              </w:tabs>
              <w:spacing w:before="6" w:line="235" w:lineRule="auto"/>
              <w:ind w:right="1078"/>
              <w:rPr>
                <w:sz w:val="18"/>
              </w:rPr>
            </w:pPr>
            <w:r w:rsidRPr="0087730A">
              <w:rPr>
                <w:sz w:val="18"/>
              </w:rPr>
              <w:t>Track model findings, limitations and remediation activities.</w:t>
            </w:r>
          </w:p>
          <w:p w14:paraId="3E7C8C36" w14:textId="77777777" w:rsidR="0087730A" w:rsidRPr="0087730A" w:rsidRDefault="0087730A">
            <w:pPr>
              <w:pStyle w:val="TableParagraph"/>
              <w:numPr>
                <w:ilvl w:val="0"/>
                <w:numId w:val="27"/>
              </w:numPr>
              <w:tabs>
                <w:tab w:val="left" w:pos="838"/>
              </w:tabs>
              <w:spacing w:before="6" w:line="235" w:lineRule="auto"/>
              <w:ind w:right="1078"/>
              <w:rPr>
                <w:sz w:val="18"/>
              </w:rPr>
            </w:pPr>
            <w:r w:rsidRPr="0087730A">
              <w:rPr>
                <w:sz w:val="18"/>
              </w:rPr>
              <w:t>Manage model changes and PMA activities.</w:t>
            </w:r>
          </w:p>
          <w:p w14:paraId="4B1BD519" w14:textId="77777777" w:rsidR="0087730A" w:rsidRPr="0087730A" w:rsidRDefault="0087730A">
            <w:pPr>
              <w:pStyle w:val="TableParagraph"/>
              <w:numPr>
                <w:ilvl w:val="0"/>
                <w:numId w:val="27"/>
              </w:numPr>
              <w:tabs>
                <w:tab w:val="left" w:pos="838"/>
              </w:tabs>
              <w:spacing w:before="6" w:line="235" w:lineRule="auto"/>
              <w:ind w:right="1078"/>
              <w:rPr>
                <w:sz w:val="18"/>
              </w:rPr>
            </w:pPr>
            <w:r w:rsidRPr="0087730A">
              <w:rPr>
                <w:sz w:val="18"/>
              </w:rPr>
              <w:t>Monitor model risk through dashboards, reporting and key metrics.</w:t>
            </w:r>
          </w:p>
          <w:p w14:paraId="2207E529" w14:textId="23FF21EB" w:rsidR="00C467ED" w:rsidRPr="0087730A" w:rsidRDefault="0087730A">
            <w:pPr>
              <w:pStyle w:val="TableParagraph"/>
              <w:numPr>
                <w:ilvl w:val="0"/>
                <w:numId w:val="27"/>
              </w:numPr>
              <w:tabs>
                <w:tab w:val="left" w:pos="838"/>
              </w:tabs>
              <w:spacing w:before="6" w:line="235" w:lineRule="auto"/>
              <w:ind w:right="1078"/>
              <w:rPr>
                <w:sz w:val="18"/>
              </w:rPr>
            </w:pPr>
            <w:r w:rsidRPr="0087730A">
              <w:rPr>
                <w:sz w:val="18"/>
              </w:rPr>
              <w:t>Maintain relevant model dependencies and relationships across the organization.</w:t>
            </w:r>
            <w:commentRangeEnd w:id="79"/>
            <w:r w:rsidR="00485A52" w:rsidRPr="0087730A">
              <w:rPr>
                <w:rStyle w:val="CommentReference"/>
                <w:sz w:val="18"/>
                <w:szCs w:val="22"/>
              </w:rPr>
              <w:commentReference w:id="79"/>
            </w:r>
          </w:p>
        </w:tc>
      </w:tr>
      <w:tr w:rsidR="00C467ED" w14:paraId="4577EE5B" w14:textId="77777777">
        <w:trPr>
          <w:trHeight w:val="321"/>
        </w:trPr>
        <w:tc>
          <w:tcPr>
            <w:tcW w:w="9976" w:type="dxa"/>
            <w:gridSpan w:val="3"/>
            <w:tcBorders>
              <w:top w:val="single" w:sz="2" w:space="0" w:color="000000"/>
              <w:left w:val="single" w:sz="2" w:space="0" w:color="000000"/>
              <w:bottom w:val="single" w:sz="2" w:space="0" w:color="000000"/>
              <w:right w:val="single" w:sz="2" w:space="0" w:color="000000"/>
            </w:tcBorders>
            <w:shd w:val="clear" w:color="auto" w:fill="00B0F0"/>
          </w:tcPr>
          <w:p w14:paraId="4511585E" w14:textId="77777777" w:rsidR="00C467ED" w:rsidRDefault="00C467ED" w:rsidP="00C467ED">
            <w:pPr>
              <w:pStyle w:val="TableParagraph"/>
              <w:spacing w:before="49"/>
              <w:ind w:left="119"/>
              <w:rPr>
                <w:sz w:val="18"/>
              </w:rPr>
            </w:pPr>
            <w:r>
              <w:rPr>
                <w:spacing w:val="-2"/>
                <w:sz w:val="18"/>
              </w:rPr>
              <w:t>Training</w:t>
            </w:r>
          </w:p>
        </w:tc>
      </w:tr>
      <w:tr w:rsidR="00C467ED" w14:paraId="19AF3EB0" w14:textId="77777777">
        <w:trPr>
          <w:trHeight w:val="1310"/>
        </w:trPr>
        <w:tc>
          <w:tcPr>
            <w:tcW w:w="1119" w:type="dxa"/>
            <w:tcBorders>
              <w:top w:val="single" w:sz="2" w:space="0" w:color="000000"/>
              <w:left w:val="single" w:sz="2" w:space="0" w:color="000000"/>
              <w:bottom w:val="single" w:sz="2" w:space="0" w:color="000000"/>
              <w:right w:val="single" w:sz="2" w:space="0" w:color="000000"/>
            </w:tcBorders>
          </w:tcPr>
          <w:p w14:paraId="24FFFB97" w14:textId="77777777" w:rsidR="00C467ED" w:rsidRDefault="00C467ED" w:rsidP="00C467ED">
            <w:pPr>
              <w:pStyle w:val="TableParagraph"/>
              <w:rPr>
                <w:sz w:val="18"/>
              </w:rPr>
            </w:pPr>
          </w:p>
          <w:p w14:paraId="0B63A43A" w14:textId="77777777" w:rsidR="00C467ED" w:rsidRDefault="00C467ED" w:rsidP="00C467ED">
            <w:pPr>
              <w:pStyle w:val="TableParagraph"/>
              <w:spacing w:before="97"/>
              <w:rPr>
                <w:sz w:val="18"/>
              </w:rPr>
            </w:pPr>
          </w:p>
          <w:p w14:paraId="08A00CC8" w14:textId="77777777" w:rsidR="00C467ED" w:rsidRDefault="00C467ED" w:rsidP="00C467ED">
            <w:pPr>
              <w:pStyle w:val="TableParagraph"/>
              <w:ind w:left="119"/>
              <w:rPr>
                <w:rFonts w:ascii="Segoe UI Symbol" w:hAnsi="Segoe UI Symbol"/>
                <w:sz w:val="18"/>
              </w:rPr>
            </w:pPr>
            <w:r>
              <w:rPr>
                <w:rFonts w:ascii="Segoe UI Symbol" w:hAnsi="Segoe UI Symbol"/>
                <w:spacing w:val="-10"/>
                <w:sz w:val="18"/>
              </w:rPr>
              <w:t>☒</w:t>
            </w:r>
          </w:p>
        </w:tc>
        <w:tc>
          <w:tcPr>
            <w:tcW w:w="2271" w:type="dxa"/>
            <w:tcBorders>
              <w:top w:val="single" w:sz="2" w:space="0" w:color="000000"/>
              <w:left w:val="single" w:sz="2" w:space="0" w:color="000000"/>
              <w:bottom w:val="single" w:sz="2" w:space="0" w:color="000000"/>
              <w:right w:val="single" w:sz="2" w:space="0" w:color="000000"/>
            </w:tcBorders>
          </w:tcPr>
          <w:p w14:paraId="7F17019C" w14:textId="77777777" w:rsidR="00C467ED" w:rsidRDefault="00C467ED" w:rsidP="00C467ED">
            <w:pPr>
              <w:pStyle w:val="TableParagraph"/>
              <w:rPr>
                <w:sz w:val="18"/>
              </w:rPr>
            </w:pPr>
          </w:p>
          <w:p w14:paraId="30A5BD47" w14:textId="77777777" w:rsidR="00C467ED" w:rsidRDefault="00C467ED" w:rsidP="00C467ED">
            <w:pPr>
              <w:pStyle w:val="TableParagraph"/>
              <w:spacing w:before="111"/>
              <w:rPr>
                <w:sz w:val="18"/>
              </w:rPr>
            </w:pPr>
          </w:p>
          <w:p w14:paraId="615B0D28" w14:textId="77777777" w:rsidR="00C467ED" w:rsidRDefault="00C467ED" w:rsidP="00C467ED">
            <w:pPr>
              <w:pStyle w:val="TableParagraph"/>
              <w:ind w:left="119"/>
              <w:rPr>
                <w:sz w:val="18"/>
              </w:rPr>
            </w:pPr>
            <w:r>
              <w:rPr>
                <w:spacing w:val="-2"/>
                <w:sz w:val="18"/>
              </w:rPr>
              <w:t>Training</w:t>
            </w:r>
          </w:p>
        </w:tc>
        <w:tc>
          <w:tcPr>
            <w:tcW w:w="6586" w:type="dxa"/>
            <w:tcBorders>
              <w:top w:val="single" w:sz="2" w:space="0" w:color="000000"/>
              <w:left w:val="single" w:sz="2" w:space="0" w:color="000000"/>
              <w:bottom w:val="single" w:sz="2" w:space="0" w:color="000000"/>
              <w:right w:val="single" w:sz="2" w:space="0" w:color="000000"/>
            </w:tcBorders>
          </w:tcPr>
          <w:p w14:paraId="7D14927E" w14:textId="6F41A67A" w:rsidR="00C467ED" w:rsidRDefault="00C467ED" w:rsidP="00C467ED">
            <w:pPr>
              <w:pStyle w:val="TableParagraph"/>
              <w:spacing w:line="215" w:lineRule="exact"/>
              <w:ind w:left="118"/>
              <w:rPr>
                <w:sz w:val="18"/>
              </w:rPr>
            </w:pPr>
            <w:r>
              <w:rPr>
                <w:sz w:val="18"/>
              </w:rPr>
              <w:t>Training</w:t>
            </w:r>
            <w:r>
              <w:rPr>
                <w:spacing w:val="-5"/>
                <w:sz w:val="18"/>
              </w:rPr>
              <w:t xml:space="preserve"> </w:t>
            </w:r>
            <w:r>
              <w:rPr>
                <w:sz w:val="18"/>
              </w:rPr>
              <w:t>credits</w:t>
            </w:r>
            <w:r>
              <w:rPr>
                <w:spacing w:val="-5"/>
                <w:sz w:val="18"/>
              </w:rPr>
              <w:t xml:space="preserve"> </w:t>
            </w:r>
            <w:r>
              <w:rPr>
                <w:color w:val="000000"/>
                <w:spacing w:val="-5"/>
                <w:sz w:val="18"/>
              </w:rPr>
              <w:t xml:space="preserve">ED-ARC-TRAINCREDIT at the cost outlined in the Appendix </w:t>
            </w:r>
            <w:r w:rsidR="007123B2">
              <w:rPr>
                <w:color w:val="000000"/>
                <w:spacing w:val="-5"/>
                <w:sz w:val="18"/>
              </w:rPr>
              <w:t>C</w:t>
            </w:r>
            <w:r>
              <w:rPr>
                <w:color w:val="000000"/>
                <w:spacing w:val="-5"/>
                <w:sz w:val="18"/>
              </w:rPr>
              <w:t xml:space="preserve"> that are not part of this SOW, </w:t>
            </w:r>
            <w:r>
              <w:rPr>
                <w:color w:val="000000"/>
                <w:sz w:val="18"/>
              </w:rPr>
              <w:t>that</w:t>
            </w:r>
            <w:r>
              <w:rPr>
                <w:color w:val="000000"/>
                <w:spacing w:val="-5"/>
                <w:sz w:val="18"/>
              </w:rPr>
              <w:t xml:space="preserve"> </w:t>
            </w:r>
            <w:r>
              <w:rPr>
                <w:color w:val="000000"/>
                <w:sz w:val="18"/>
              </w:rPr>
              <w:t>can</w:t>
            </w:r>
            <w:r>
              <w:rPr>
                <w:color w:val="000000"/>
                <w:spacing w:val="-5"/>
                <w:sz w:val="18"/>
              </w:rPr>
              <w:t xml:space="preserve"> </w:t>
            </w:r>
            <w:r>
              <w:rPr>
                <w:color w:val="000000"/>
                <w:sz w:val="18"/>
              </w:rPr>
              <w:t>be</w:t>
            </w:r>
            <w:r>
              <w:rPr>
                <w:color w:val="000000"/>
                <w:spacing w:val="-5"/>
                <w:sz w:val="18"/>
              </w:rPr>
              <w:t xml:space="preserve"> </w:t>
            </w:r>
            <w:r>
              <w:rPr>
                <w:color w:val="000000"/>
                <w:sz w:val="18"/>
              </w:rPr>
              <w:t>used</w:t>
            </w:r>
            <w:r>
              <w:rPr>
                <w:color w:val="000000"/>
                <w:spacing w:val="-5"/>
                <w:sz w:val="18"/>
              </w:rPr>
              <w:t xml:space="preserve"> </w:t>
            </w:r>
            <w:r>
              <w:rPr>
                <w:color w:val="000000"/>
                <w:spacing w:val="-4"/>
                <w:sz w:val="18"/>
              </w:rPr>
              <w:t>for:</w:t>
            </w:r>
          </w:p>
          <w:p w14:paraId="1944D93F" w14:textId="77777777" w:rsidR="00C467ED" w:rsidRDefault="00C467ED">
            <w:pPr>
              <w:pStyle w:val="TableParagraph"/>
              <w:numPr>
                <w:ilvl w:val="0"/>
                <w:numId w:val="26"/>
              </w:numPr>
              <w:tabs>
                <w:tab w:val="left" w:pos="838"/>
              </w:tabs>
              <w:spacing w:before="2" w:line="218" w:lineRule="exact"/>
              <w:rPr>
                <w:sz w:val="18"/>
              </w:rPr>
            </w:pPr>
            <w:r>
              <w:rPr>
                <w:sz w:val="18"/>
              </w:rPr>
              <w:t>Administrator</w:t>
            </w:r>
            <w:r>
              <w:rPr>
                <w:spacing w:val="-9"/>
                <w:sz w:val="18"/>
              </w:rPr>
              <w:t xml:space="preserve"> </w:t>
            </w:r>
            <w:r>
              <w:rPr>
                <w:spacing w:val="-2"/>
                <w:sz w:val="18"/>
              </w:rPr>
              <w:t>training</w:t>
            </w:r>
          </w:p>
          <w:p w14:paraId="014F07E7" w14:textId="77777777" w:rsidR="00C467ED" w:rsidRDefault="00C467ED">
            <w:pPr>
              <w:pStyle w:val="TableParagraph"/>
              <w:numPr>
                <w:ilvl w:val="0"/>
                <w:numId w:val="26"/>
              </w:numPr>
              <w:tabs>
                <w:tab w:val="left" w:pos="838"/>
              </w:tabs>
              <w:spacing w:line="218" w:lineRule="exact"/>
              <w:rPr>
                <w:sz w:val="18"/>
              </w:rPr>
            </w:pPr>
            <w:r>
              <w:rPr>
                <w:sz w:val="18"/>
              </w:rPr>
              <w:t>Power</w:t>
            </w:r>
            <w:r>
              <w:rPr>
                <w:spacing w:val="-4"/>
                <w:sz w:val="18"/>
              </w:rPr>
              <w:t xml:space="preserve"> </w:t>
            </w:r>
            <w:r>
              <w:rPr>
                <w:sz w:val="18"/>
              </w:rPr>
              <w:t>user</w:t>
            </w:r>
            <w:r>
              <w:rPr>
                <w:spacing w:val="-4"/>
                <w:sz w:val="18"/>
              </w:rPr>
              <w:t xml:space="preserve"> </w:t>
            </w:r>
            <w:r>
              <w:rPr>
                <w:spacing w:val="-2"/>
                <w:sz w:val="18"/>
              </w:rPr>
              <w:t>training</w:t>
            </w:r>
          </w:p>
          <w:p w14:paraId="4FEEDD5E" w14:textId="08D2D1F6" w:rsidR="00C467ED" w:rsidRDefault="00C467ED" w:rsidP="00C467ED">
            <w:pPr>
              <w:pStyle w:val="TableParagraph"/>
              <w:spacing w:before="196" w:line="220" w:lineRule="atLeast"/>
              <w:ind w:left="118" w:right="220"/>
              <w:rPr>
                <w:sz w:val="18"/>
              </w:rPr>
            </w:pPr>
            <w:r>
              <w:rPr>
                <w:sz w:val="18"/>
              </w:rPr>
              <w:t>Further</w:t>
            </w:r>
            <w:r>
              <w:rPr>
                <w:spacing w:val="-5"/>
                <w:sz w:val="18"/>
              </w:rPr>
              <w:t xml:space="preserve"> </w:t>
            </w:r>
            <w:r>
              <w:rPr>
                <w:sz w:val="18"/>
              </w:rPr>
              <w:t>credits/subscriptions</w:t>
            </w:r>
            <w:r>
              <w:rPr>
                <w:spacing w:val="-6"/>
                <w:sz w:val="18"/>
              </w:rPr>
              <w:t xml:space="preserve"> </w:t>
            </w:r>
            <w:r>
              <w:rPr>
                <w:sz w:val="18"/>
              </w:rPr>
              <w:t>can</w:t>
            </w:r>
            <w:r>
              <w:rPr>
                <w:spacing w:val="-6"/>
                <w:sz w:val="18"/>
              </w:rPr>
              <w:t xml:space="preserve"> </w:t>
            </w:r>
            <w:r>
              <w:rPr>
                <w:sz w:val="18"/>
              </w:rPr>
              <w:t>be</w:t>
            </w:r>
            <w:r>
              <w:rPr>
                <w:spacing w:val="-6"/>
                <w:sz w:val="18"/>
              </w:rPr>
              <w:t xml:space="preserve"> </w:t>
            </w:r>
            <w:r>
              <w:rPr>
                <w:sz w:val="18"/>
              </w:rPr>
              <w:t>added,</w:t>
            </w:r>
            <w:r>
              <w:rPr>
                <w:spacing w:val="-5"/>
                <w:sz w:val="18"/>
              </w:rPr>
              <w:t xml:space="preserve"> </w:t>
            </w:r>
            <w:r>
              <w:rPr>
                <w:sz w:val="18"/>
              </w:rPr>
              <w:t>and</w:t>
            </w:r>
            <w:r>
              <w:rPr>
                <w:spacing w:val="-6"/>
                <w:sz w:val="18"/>
              </w:rPr>
              <w:t xml:space="preserve"> </w:t>
            </w:r>
            <w:r>
              <w:rPr>
                <w:sz w:val="18"/>
              </w:rPr>
              <w:t>Archer</w:t>
            </w:r>
            <w:r>
              <w:rPr>
                <w:spacing w:val="-5"/>
                <w:sz w:val="18"/>
              </w:rPr>
              <w:t xml:space="preserve"> </w:t>
            </w:r>
            <w:r>
              <w:rPr>
                <w:sz w:val="18"/>
              </w:rPr>
              <w:t>University also provides a range of training available free of charge.</w:t>
            </w:r>
          </w:p>
        </w:tc>
      </w:tr>
      <w:tr w:rsidR="00C467ED" w14:paraId="5ED13F0E" w14:textId="77777777">
        <w:trPr>
          <w:trHeight w:val="479"/>
        </w:trPr>
        <w:tc>
          <w:tcPr>
            <w:tcW w:w="1119" w:type="dxa"/>
            <w:tcBorders>
              <w:top w:val="single" w:sz="2" w:space="0" w:color="000000"/>
              <w:left w:val="single" w:sz="2" w:space="0" w:color="000000"/>
              <w:bottom w:val="single" w:sz="2" w:space="0" w:color="000000"/>
              <w:right w:val="single" w:sz="2" w:space="0" w:color="000000"/>
            </w:tcBorders>
          </w:tcPr>
          <w:p w14:paraId="73049537" w14:textId="77777777" w:rsidR="00C467ED" w:rsidRDefault="00C467ED" w:rsidP="00C467ED">
            <w:pPr>
              <w:pStyle w:val="TableParagraph"/>
              <w:spacing w:before="122"/>
              <w:ind w:left="119"/>
              <w:rPr>
                <w:rFonts w:ascii="Segoe UI Symbol" w:hAnsi="Segoe UI Symbol"/>
                <w:sz w:val="18"/>
              </w:rPr>
            </w:pPr>
            <w:r>
              <w:rPr>
                <w:rFonts w:ascii="Segoe UI Symbol" w:hAnsi="Segoe UI Symbol"/>
                <w:spacing w:val="-10"/>
                <w:sz w:val="18"/>
              </w:rPr>
              <w:t>☒</w:t>
            </w:r>
          </w:p>
        </w:tc>
        <w:tc>
          <w:tcPr>
            <w:tcW w:w="2271" w:type="dxa"/>
            <w:tcBorders>
              <w:top w:val="single" w:sz="2" w:space="0" w:color="000000"/>
              <w:left w:val="single" w:sz="2" w:space="0" w:color="000000"/>
              <w:bottom w:val="single" w:sz="2" w:space="0" w:color="000000"/>
              <w:right w:val="single" w:sz="2" w:space="0" w:color="000000"/>
            </w:tcBorders>
          </w:tcPr>
          <w:p w14:paraId="11DD506D" w14:textId="77777777" w:rsidR="00C467ED" w:rsidRDefault="00C467ED" w:rsidP="00C467ED">
            <w:pPr>
              <w:pStyle w:val="TableParagraph"/>
              <w:spacing w:before="131"/>
              <w:ind w:left="119"/>
              <w:rPr>
                <w:sz w:val="18"/>
              </w:rPr>
            </w:pPr>
            <w:r>
              <w:rPr>
                <w:spacing w:val="-2"/>
                <w:sz w:val="18"/>
              </w:rPr>
              <w:t>Hand-</w:t>
            </w:r>
            <w:r>
              <w:rPr>
                <w:spacing w:val="-4"/>
                <w:sz w:val="18"/>
              </w:rPr>
              <w:t>over</w:t>
            </w:r>
          </w:p>
        </w:tc>
        <w:tc>
          <w:tcPr>
            <w:tcW w:w="6586" w:type="dxa"/>
            <w:tcBorders>
              <w:top w:val="single" w:sz="2" w:space="0" w:color="000000"/>
              <w:left w:val="single" w:sz="2" w:space="0" w:color="000000"/>
              <w:bottom w:val="single" w:sz="2" w:space="0" w:color="000000"/>
              <w:right w:val="single" w:sz="2" w:space="0" w:color="000000"/>
            </w:tcBorders>
          </w:tcPr>
          <w:p w14:paraId="7263195F" w14:textId="77777777" w:rsidR="00C467ED" w:rsidRDefault="00C467ED" w:rsidP="00C467ED">
            <w:pPr>
              <w:pStyle w:val="TableParagraph"/>
              <w:spacing w:before="131"/>
              <w:ind w:left="118"/>
              <w:rPr>
                <w:sz w:val="18"/>
              </w:rPr>
            </w:pPr>
            <w:r>
              <w:rPr>
                <w:sz w:val="18"/>
              </w:rPr>
              <w:t>Up</w:t>
            </w:r>
            <w:r>
              <w:rPr>
                <w:spacing w:val="-4"/>
                <w:sz w:val="18"/>
              </w:rPr>
              <w:t xml:space="preserve"> </w:t>
            </w:r>
            <w:r>
              <w:rPr>
                <w:sz w:val="18"/>
              </w:rPr>
              <w:t>to</w:t>
            </w:r>
            <w:r>
              <w:rPr>
                <w:spacing w:val="-4"/>
                <w:sz w:val="18"/>
              </w:rPr>
              <w:t xml:space="preserve"> </w:t>
            </w:r>
            <w:r>
              <w:rPr>
                <w:sz w:val="18"/>
              </w:rPr>
              <w:t>4</w:t>
            </w:r>
            <w:r>
              <w:rPr>
                <w:spacing w:val="-3"/>
                <w:sz w:val="18"/>
              </w:rPr>
              <w:t xml:space="preserve"> </w:t>
            </w:r>
            <w:r>
              <w:rPr>
                <w:sz w:val="18"/>
              </w:rPr>
              <w:t>hours</w:t>
            </w:r>
            <w:r>
              <w:rPr>
                <w:spacing w:val="-4"/>
                <w:sz w:val="18"/>
              </w:rPr>
              <w:t xml:space="preserve"> </w:t>
            </w:r>
            <w:r>
              <w:rPr>
                <w:sz w:val="18"/>
              </w:rPr>
              <w:t>of</w:t>
            </w:r>
            <w:r>
              <w:rPr>
                <w:spacing w:val="-3"/>
                <w:sz w:val="18"/>
              </w:rPr>
              <w:t xml:space="preserve"> </w:t>
            </w:r>
            <w:r>
              <w:rPr>
                <w:sz w:val="18"/>
              </w:rPr>
              <w:t>demonstrations</w:t>
            </w:r>
            <w:r>
              <w:rPr>
                <w:spacing w:val="-3"/>
                <w:sz w:val="18"/>
              </w:rPr>
              <w:t xml:space="preserve"> </w:t>
            </w:r>
            <w:r>
              <w:rPr>
                <w:sz w:val="18"/>
              </w:rPr>
              <w:t>for</w:t>
            </w:r>
            <w:r>
              <w:rPr>
                <w:spacing w:val="-3"/>
                <w:sz w:val="18"/>
              </w:rPr>
              <w:t xml:space="preserve"> </w:t>
            </w:r>
            <w:r>
              <w:rPr>
                <w:sz w:val="18"/>
              </w:rPr>
              <w:t>the</w:t>
            </w:r>
            <w:r>
              <w:rPr>
                <w:spacing w:val="-4"/>
                <w:sz w:val="18"/>
              </w:rPr>
              <w:t xml:space="preserve"> </w:t>
            </w:r>
            <w:r>
              <w:rPr>
                <w:sz w:val="18"/>
              </w:rPr>
              <w:t>configured</w:t>
            </w:r>
            <w:r>
              <w:rPr>
                <w:spacing w:val="-3"/>
                <w:sz w:val="18"/>
              </w:rPr>
              <w:t xml:space="preserve"> </w:t>
            </w:r>
            <w:r>
              <w:rPr>
                <w:spacing w:val="-2"/>
                <w:sz w:val="18"/>
              </w:rPr>
              <w:t>solution</w:t>
            </w:r>
          </w:p>
        </w:tc>
      </w:tr>
      <w:tr w:rsidR="00C467ED" w14:paraId="19939187" w14:textId="77777777">
        <w:trPr>
          <w:trHeight w:val="345"/>
        </w:trPr>
        <w:tc>
          <w:tcPr>
            <w:tcW w:w="9976" w:type="dxa"/>
            <w:gridSpan w:val="3"/>
            <w:tcBorders>
              <w:top w:val="single" w:sz="2" w:space="0" w:color="000000"/>
              <w:left w:val="single" w:sz="2" w:space="0" w:color="000000"/>
              <w:bottom w:val="single" w:sz="2" w:space="0" w:color="000000"/>
              <w:right w:val="single" w:sz="2" w:space="0" w:color="000000"/>
            </w:tcBorders>
            <w:shd w:val="clear" w:color="auto" w:fill="00B0F0"/>
          </w:tcPr>
          <w:p w14:paraId="1C6CEB82" w14:textId="77777777" w:rsidR="00C467ED" w:rsidRDefault="00C467ED" w:rsidP="00C467ED">
            <w:pPr>
              <w:pStyle w:val="TableParagraph"/>
              <w:spacing w:before="63"/>
              <w:ind w:left="119"/>
              <w:rPr>
                <w:sz w:val="18"/>
              </w:rPr>
            </w:pPr>
            <w:r>
              <w:rPr>
                <w:sz w:val="18"/>
              </w:rPr>
              <w:t>Post-go-live</w:t>
            </w:r>
            <w:r>
              <w:rPr>
                <w:spacing w:val="-11"/>
                <w:sz w:val="18"/>
              </w:rPr>
              <w:t xml:space="preserve"> </w:t>
            </w:r>
            <w:r>
              <w:rPr>
                <w:spacing w:val="-2"/>
                <w:sz w:val="18"/>
              </w:rPr>
              <w:t>support</w:t>
            </w:r>
          </w:p>
        </w:tc>
      </w:tr>
      <w:tr w:rsidR="00C467ED" w14:paraId="22595279" w14:textId="77777777">
        <w:trPr>
          <w:trHeight w:val="479"/>
        </w:trPr>
        <w:tc>
          <w:tcPr>
            <w:tcW w:w="1119" w:type="dxa"/>
            <w:tcBorders>
              <w:top w:val="single" w:sz="2" w:space="0" w:color="000000"/>
              <w:left w:val="single" w:sz="2" w:space="0" w:color="000000"/>
              <w:bottom w:val="single" w:sz="2" w:space="0" w:color="000000"/>
              <w:right w:val="single" w:sz="2" w:space="0" w:color="000000"/>
            </w:tcBorders>
          </w:tcPr>
          <w:p w14:paraId="4D429D77" w14:textId="77777777" w:rsidR="00C467ED" w:rsidRDefault="00C467ED" w:rsidP="00C467ED">
            <w:pPr>
              <w:pStyle w:val="TableParagraph"/>
              <w:spacing w:before="122"/>
              <w:ind w:left="119"/>
              <w:rPr>
                <w:rFonts w:ascii="Segoe UI Symbol" w:hAnsi="Segoe UI Symbol"/>
                <w:sz w:val="18"/>
              </w:rPr>
            </w:pPr>
            <w:r>
              <w:rPr>
                <w:rFonts w:ascii="Segoe UI Symbol" w:hAnsi="Segoe UI Symbol"/>
                <w:spacing w:val="-10"/>
                <w:sz w:val="18"/>
              </w:rPr>
              <w:t>☒</w:t>
            </w:r>
          </w:p>
        </w:tc>
        <w:tc>
          <w:tcPr>
            <w:tcW w:w="2271" w:type="dxa"/>
            <w:tcBorders>
              <w:top w:val="single" w:sz="2" w:space="0" w:color="000000"/>
              <w:left w:val="single" w:sz="2" w:space="0" w:color="000000"/>
              <w:bottom w:val="single" w:sz="2" w:space="0" w:color="000000"/>
              <w:right w:val="single" w:sz="2" w:space="0" w:color="000000"/>
            </w:tcBorders>
          </w:tcPr>
          <w:p w14:paraId="0F9FCBA1" w14:textId="77777777" w:rsidR="00C467ED" w:rsidRDefault="00C467ED" w:rsidP="00C467ED">
            <w:pPr>
              <w:pStyle w:val="TableParagraph"/>
              <w:spacing w:before="131"/>
              <w:ind w:left="119"/>
              <w:rPr>
                <w:sz w:val="18"/>
              </w:rPr>
            </w:pPr>
            <w:r>
              <w:rPr>
                <w:sz w:val="18"/>
              </w:rPr>
              <w:t>Go-live</w:t>
            </w:r>
            <w:r>
              <w:rPr>
                <w:spacing w:val="-6"/>
                <w:sz w:val="18"/>
              </w:rPr>
              <w:t xml:space="preserve"> </w:t>
            </w:r>
            <w:r>
              <w:rPr>
                <w:spacing w:val="-2"/>
                <w:sz w:val="18"/>
              </w:rPr>
              <w:t>support</w:t>
            </w:r>
          </w:p>
        </w:tc>
        <w:tc>
          <w:tcPr>
            <w:tcW w:w="6586" w:type="dxa"/>
            <w:tcBorders>
              <w:top w:val="single" w:sz="2" w:space="0" w:color="000000"/>
              <w:left w:val="single" w:sz="2" w:space="0" w:color="000000"/>
              <w:bottom w:val="single" w:sz="2" w:space="0" w:color="000000"/>
              <w:right w:val="single" w:sz="2" w:space="0" w:color="000000"/>
            </w:tcBorders>
          </w:tcPr>
          <w:p w14:paraId="725D9581" w14:textId="12D00E34" w:rsidR="00C467ED" w:rsidRDefault="00D27CEB" w:rsidP="00C467ED">
            <w:pPr>
              <w:pStyle w:val="TableParagraph"/>
              <w:spacing w:before="19" w:line="220" w:lineRule="atLeast"/>
              <w:ind w:left="118" w:right="220"/>
              <w:rPr>
                <w:sz w:val="18"/>
              </w:rPr>
            </w:pPr>
            <w:r>
              <w:rPr>
                <w:sz w:val="18"/>
              </w:rPr>
              <w:t>G</w:t>
            </w:r>
            <w:r w:rsidR="00C467ED">
              <w:rPr>
                <w:sz w:val="18"/>
              </w:rPr>
              <w:t>o-live</w:t>
            </w:r>
            <w:r w:rsidR="00C467ED">
              <w:rPr>
                <w:spacing w:val="-4"/>
                <w:sz w:val="18"/>
              </w:rPr>
              <w:t xml:space="preserve"> </w:t>
            </w:r>
            <w:r w:rsidR="00C467ED">
              <w:rPr>
                <w:sz w:val="18"/>
              </w:rPr>
              <w:t>support</w:t>
            </w:r>
            <w:r w:rsidR="00C467ED">
              <w:rPr>
                <w:spacing w:val="-3"/>
                <w:sz w:val="18"/>
              </w:rPr>
              <w:t xml:space="preserve"> </w:t>
            </w:r>
            <w:r w:rsidR="00C467ED">
              <w:rPr>
                <w:sz w:val="18"/>
              </w:rPr>
              <w:t>per</w:t>
            </w:r>
            <w:r w:rsidR="00C467ED">
              <w:rPr>
                <w:spacing w:val="-4"/>
                <w:sz w:val="18"/>
              </w:rPr>
              <w:t xml:space="preserve"> </w:t>
            </w:r>
            <w:r w:rsidR="00C467ED">
              <w:rPr>
                <w:sz w:val="18"/>
              </w:rPr>
              <w:t>go-live</w:t>
            </w:r>
            <w:r w:rsidR="00C467ED">
              <w:rPr>
                <w:spacing w:val="-4"/>
                <w:sz w:val="18"/>
              </w:rPr>
              <w:t xml:space="preserve"> </w:t>
            </w:r>
            <w:r w:rsidR="00C467ED">
              <w:rPr>
                <w:sz w:val="18"/>
              </w:rPr>
              <w:t>as</w:t>
            </w:r>
            <w:r w:rsidR="00C467ED">
              <w:rPr>
                <w:spacing w:val="-4"/>
                <w:sz w:val="18"/>
              </w:rPr>
              <w:t xml:space="preserve"> </w:t>
            </w:r>
            <w:r w:rsidR="00C467ED">
              <w:rPr>
                <w:sz w:val="18"/>
              </w:rPr>
              <w:t>defined</w:t>
            </w:r>
            <w:r w:rsidR="00C467ED">
              <w:rPr>
                <w:spacing w:val="-4"/>
                <w:sz w:val="18"/>
              </w:rPr>
              <w:t xml:space="preserve"> </w:t>
            </w:r>
            <w:r w:rsidR="00C467ED">
              <w:rPr>
                <w:sz w:val="18"/>
              </w:rPr>
              <w:t>in the plan. This is separate to technical support which is available from Day 1 – This support is hyper-care for areas such as bug fixes</w:t>
            </w:r>
          </w:p>
          <w:p w14:paraId="00539A76" w14:textId="3B1366DA" w:rsidR="00C467ED" w:rsidRDefault="00C467ED" w:rsidP="00C467ED">
            <w:pPr>
              <w:pStyle w:val="TableParagraph"/>
              <w:spacing w:before="19" w:line="220" w:lineRule="atLeast"/>
              <w:ind w:left="118" w:right="220"/>
              <w:rPr>
                <w:sz w:val="18"/>
              </w:rPr>
            </w:pPr>
            <w:r>
              <w:rPr>
                <w:sz w:val="18"/>
              </w:rPr>
              <w:t xml:space="preserve"> </w:t>
            </w:r>
          </w:p>
        </w:tc>
      </w:tr>
    </w:tbl>
    <w:p w14:paraId="570F48BE" w14:textId="4C87EB84" w:rsidR="00DA51A5" w:rsidRDefault="00DA51A5">
      <w:pPr>
        <w:pStyle w:val="BodyText"/>
        <w:rPr>
          <w:sz w:val="28"/>
        </w:rPr>
      </w:pPr>
    </w:p>
    <w:p w14:paraId="006687D4" w14:textId="07B73517" w:rsidR="00DA51A5" w:rsidRDefault="00DA51A5">
      <w:pPr>
        <w:pStyle w:val="BodyText"/>
        <w:rPr>
          <w:sz w:val="28"/>
        </w:rPr>
      </w:pPr>
    </w:p>
    <w:p w14:paraId="5078BC7B" w14:textId="77777777" w:rsidR="00DA51A5" w:rsidRDefault="00DA51A5">
      <w:pPr>
        <w:pStyle w:val="BodyText"/>
        <w:rPr>
          <w:sz w:val="28"/>
        </w:rPr>
      </w:pPr>
    </w:p>
    <w:p w14:paraId="42E38B62" w14:textId="77777777" w:rsidR="00DA51A5" w:rsidRDefault="00DA51A5">
      <w:pPr>
        <w:pStyle w:val="BodyText"/>
        <w:spacing w:before="335"/>
        <w:rPr>
          <w:sz w:val="28"/>
        </w:rPr>
      </w:pPr>
    </w:p>
    <w:p w14:paraId="07FBD715" w14:textId="1EF0B482" w:rsidR="00DA51A5" w:rsidRDefault="00DA51A5" w:rsidP="00AA47F7">
      <w:pPr>
        <w:spacing w:before="1"/>
        <w:ind w:left="360"/>
        <w:rPr>
          <w:sz w:val="13"/>
        </w:rPr>
        <w:sectPr w:rsidR="00DA51A5">
          <w:pgSz w:w="12240" w:h="15840"/>
          <w:pgMar w:top="1040" w:right="360" w:bottom="1500" w:left="1080" w:header="720" w:footer="1304" w:gutter="0"/>
          <w:cols w:space="720"/>
        </w:sectPr>
      </w:pPr>
    </w:p>
    <w:p w14:paraId="6376FA79" w14:textId="32146475" w:rsidR="00DA51A5" w:rsidRDefault="00DA51A5">
      <w:pPr>
        <w:pStyle w:val="BodyText"/>
        <w:spacing w:before="59"/>
        <w:rPr>
          <w:sz w:val="28"/>
        </w:rPr>
      </w:pPr>
    </w:p>
    <w:p w14:paraId="6673D67C" w14:textId="77777777" w:rsidR="00DA51A5" w:rsidRDefault="00AB654C">
      <w:pPr>
        <w:pStyle w:val="Heading2"/>
      </w:pPr>
      <w:bookmarkStart w:id="80" w:name="_Toc242398786"/>
      <w:r>
        <w:rPr>
          <w:color w:val="041A77"/>
        </w:rPr>
        <w:t>Project</w:t>
      </w:r>
      <w:r>
        <w:rPr>
          <w:color w:val="041A77"/>
          <w:spacing w:val="-9"/>
        </w:rPr>
        <w:t xml:space="preserve"> </w:t>
      </w:r>
      <w:r>
        <w:rPr>
          <w:color w:val="041A77"/>
          <w:spacing w:val="-2"/>
        </w:rPr>
        <w:t>phasing</w:t>
      </w:r>
      <w:bookmarkEnd w:id="80"/>
    </w:p>
    <w:p w14:paraId="04F84DC9" w14:textId="5DB1EEBD" w:rsidR="00DA51A5" w:rsidRDefault="00AB654C">
      <w:pPr>
        <w:pStyle w:val="BodyText"/>
        <w:spacing w:before="119"/>
        <w:ind w:left="360"/>
      </w:pPr>
      <w:r>
        <w:t>The</w:t>
      </w:r>
      <w:r>
        <w:rPr>
          <w:spacing w:val="-9"/>
        </w:rPr>
        <w:t xml:space="preserve"> </w:t>
      </w:r>
      <w:r>
        <w:t>table</w:t>
      </w:r>
      <w:r>
        <w:rPr>
          <w:spacing w:val="-7"/>
        </w:rPr>
        <w:t xml:space="preserve"> </w:t>
      </w:r>
      <w:r>
        <w:t>below</w:t>
      </w:r>
      <w:r>
        <w:rPr>
          <w:spacing w:val="-7"/>
        </w:rPr>
        <w:t xml:space="preserve"> </w:t>
      </w:r>
      <w:r>
        <w:t>outlines</w:t>
      </w:r>
      <w:r>
        <w:rPr>
          <w:spacing w:val="-7"/>
        </w:rPr>
        <w:t xml:space="preserve"> </w:t>
      </w:r>
      <w:r>
        <w:t>the</w:t>
      </w:r>
      <w:r>
        <w:rPr>
          <w:spacing w:val="-6"/>
        </w:rPr>
        <w:t xml:space="preserve"> </w:t>
      </w:r>
      <w:r>
        <w:t>assumed</w:t>
      </w:r>
      <w:r>
        <w:rPr>
          <w:spacing w:val="-7"/>
        </w:rPr>
        <w:t xml:space="preserve"> </w:t>
      </w:r>
      <w:r>
        <w:t>phasing</w:t>
      </w:r>
      <w:r>
        <w:rPr>
          <w:spacing w:val="-6"/>
        </w:rPr>
        <w:t xml:space="preserve"> </w:t>
      </w:r>
      <w:r>
        <w:t>of</w:t>
      </w:r>
      <w:r>
        <w:rPr>
          <w:spacing w:val="-7"/>
        </w:rPr>
        <w:t xml:space="preserve"> </w:t>
      </w:r>
      <w:r>
        <w:t>the</w:t>
      </w:r>
      <w:r>
        <w:rPr>
          <w:spacing w:val="-6"/>
        </w:rPr>
        <w:t xml:space="preserve"> </w:t>
      </w:r>
      <w:r w:rsidR="00BA3AB3">
        <w:rPr>
          <w:spacing w:val="-2"/>
        </w:rPr>
        <w:t>engagement</w:t>
      </w:r>
      <w:r>
        <w:rPr>
          <w:spacing w:val="-2"/>
        </w:rPr>
        <w:t>:</w:t>
      </w:r>
    </w:p>
    <w:p w14:paraId="44CCB95D" w14:textId="77777777" w:rsidR="00DA51A5" w:rsidRDefault="00DA51A5">
      <w:pPr>
        <w:pStyle w:val="BodyText"/>
        <w:spacing w:before="10"/>
        <w:rPr>
          <w:sz w:val="19"/>
        </w:rPr>
      </w:pPr>
    </w:p>
    <w:tbl>
      <w:tblPr>
        <w:tblW w:w="0" w:type="auto"/>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81"/>
        <w:gridCol w:w="1085"/>
        <w:gridCol w:w="2549"/>
        <w:gridCol w:w="4536"/>
      </w:tblGrid>
      <w:tr w:rsidR="00DA51A5" w14:paraId="0152C81D" w14:textId="77777777" w:rsidTr="0087730A">
        <w:trPr>
          <w:trHeight w:val="532"/>
        </w:trPr>
        <w:tc>
          <w:tcPr>
            <w:tcW w:w="1181" w:type="dxa"/>
            <w:shd w:val="clear" w:color="auto" w:fill="0A3877"/>
          </w:tcPr>
          <w:p w14:paraId="7CEFF81A" w14:textId="77777777" w:rsidR="00DA51A5" w:rsidRDefault="00AB654C">
            <w:pPr>
              <w:pStyle w:val="TableParagraph"/>
              <w:spacing w:before="160"/>
              <w:ind w:left="117"/>
              <w:rPr>
                <w:b/>
                <w:sz w:val="18"/>
              </w:rPr>
            </w:pPr>
            <w:r>
              <w:rPr>
                <w:b/>
                <w:color w:val="FFFFFF"/>
                <w:spacing w:val="-2"/>
                <w:sz w:val="18"/>
              </w:rPr>
              <w:t>Release</w:t>
            </w:r>
          </w:p>
        </w:tc>
        <w:tc>
          <w:tcPr>
            <w:tcW w:w="1085" w:type="dxa"/>
            <w:shd w:val="clear" w:color="auto" w:fill="0A3877"/>
          </w:tcPr>
          <w:p w14:paraId="1D0DFD0D" w14:textId="77777777" w:rsidR="00DA51A5" w:rsidRDefault="00AB654C">
            <w:pPr>
              <w:pStyle w:val="TableParagraph"/>
              <w:spacing w:before="160"/>
              <w:ind w:left="122"/>
              <w:rPr>
                <w:b/>
                <w:sz w:val="18"/>
              </w:rPr>
            </w:pPr>
            <w:r>
              <w:rPr>
                <w:b/>
                <w:color w:val="FFFFFF"/>
                <w:spacing w:val="-2"/>
                <w:sz w:val="18"/>
              </w:rPr>
              <w:t>Phase</w:t>
            </w:r>
          </w:p>
        </w:tc>
        <w:tc>
          <w:tcPr>
            <w:tcW w:w="2549" w:type="dxa"/>
            <w:shd w:val="clear" w:color="auto" w:fill="0A3877"/>
          </w:tcPr>
          <w:p w14:paraId="3CB19C16" w14:textId="77777777" w:rsidR="00DA51A5" w:rsidRDefault="00AB654C">
            <w:pPr>
              <w:pStyle w:val="TableParagraph"/>
              <w:spacing w:before="160"/>
              <w:ind w:left="117"/>
              <w:rPr>
                <w:b/>
                <w:sz w:val="18"/>
              </w:rPr>
            </w:pPr>
            <w:r>
              <w:rPr>
                <w:b/>
                <w:color w:val="FFFFFF"/>
                <w:sz w:val="18"/>
              </w:rPr>
              <w:t>Archer</w:t>
            </w:r>
            <w:r>
              <w:rPr>
                <w:b/>
                <w:color w:val="FFFFFF"/>
                <w:spacing w:val="-6"/>
                <w:sz w:val="18"/>
              </w:rPr>
              <w:t xml:space="preserve"> </w:t>
            </w:r>
            <w:r>
              <w:rPr>
                <w:b/>
                <w:color w:val="FFFFFF"/>
                <w:spacing w:val="-2"/>
                <w:sz w:val="18"/>
              </w:rPr>
              <w:t>solutions</w:t>
            </w:r>
          </w:p>
        </w:tc>
        <w:tc>
          <w:tcPr>
            <w:tcW w:w="4536" w:type="dxa"/>
            <w:shd w:val="clear" w:color="auto" w:fill="0A3877"/>
          </w:tcPr>
          <w:p w14:paraId="04BDD2F6" w14:textId="77777777" w:rsidR="00DA51A5" w:rsidRDefault="00AB654C">
            <w:pPr>
              <w:pStyle w:val="TableParagraph"/>
              <w:spacing w:before="160"/>
              <w:ind w:left="121"/>
              <w:rPr>
                <w:b/>
                <w:sz w:val="18"/>
              </w:rPr>
            </w:pPr>
            <w:r>
              <w:rPr>
                <w:b/>
                <w:color w:val="FFFFFF"/>
                <w:sz w:val="18"/>
              </w:rPr>
              <w:t>Archer</w:t>
            </w:r>
            <w:r>
              <w:rPr>
                <w:b/>
                <w:color w:val="FFFFFF"/>
                <w:spacing w:val="-4"/>
                <w:sz w:val="18"/>
              </w:rPr>
              <w:t xml:space="preserve"> </w:t>
            </w:r>
            <w:r>
              <w:rPr>
                <w:b/>
                <w:color w:val="FFFFFF"/>
                <w:sz w:val="18"/>
              </w:rPr>
              <w:t>use</w:t>
            </w:r>
            <w:r>
              <w:rPr>
                <w:b/>
                <w:color w:val="FFFFFF"/>
                <w:spacing w:val="-4"/>
                <w:sz w:val="18"/>
              </w:rPr>
              <w:t xml:space="preserve"> </w:t>
            </w:r>
            <w:r>
              <w:rPr>
                <w:b/>
                <w:color w:val="FFFFFF"/>
                <w:spacing w:val="-2"/>
                <w:sz w:val="18"/>
              </w:rPr>
              <w:t>cases</w:t>
            </w:r>
          </w:p>
        </w:tc>
      </w:tr>
      <w:tr w:rsidR="00DA51A5" w14:paraId="6541D832" w14:textId="77777777" w:rsidTr="0087730A">
        <w:trPr>
          <w:trHeight w:val="2188"/>
        </w:trPr>
        <w:tc>
          <w:tcPr>
            <w:tcW w:w="1181" w:type="dxa"/>
            <w:vMerge w:val="restart"/>
          </w:tcPr>
          <w:p w14:paraId="5FD3C278" w14:textId="77777777" w:rsidR="00DA51A5" w:rsidRDefault="00DA51A5">
            <w:pPr>
              <w:pStyle w:val="TableParagraph"/>
              <w:rPr>
                <w:sz w:val="18"/>
              </w:rPr>
            </w:pPr>
          </w:p>
          <w:p w14:paraId="59D86FCD" w14:textId="77777777" w:rsidR="00DA51A5" w:rsidRDefault="00DA51A5">
            <w:pPr>
              <w:pStyle w:val="TableParagraph"/>
              <w:rPr>
                <w:sz w:val="18"/>
              </w:rPr>
            </w:pPr>
          </w:p>
          <w:p w14:paraId="5F45FA97" w14:textId="77777777" w:rsidR="00DA51A5" w:rsidRDefault="00DA51A5">
            <w:pPr>
              <w:pStyle w:val="TableParagraph"/>
              <w:rPr>
                <w:sz w:val="18"/>
              </w:rPr>
            </w:pPr>
          </w:p>
          <w:p w14:paraId="1AAB5B02" w14:textId="77777777" w:rsidR="00DA51A5" w:rsidRDefault="00DA51A5">
            <w:pPr>
              <w:pStyle w:val="TableParagraph"/>
              <w:rPr>
                <w:sz w:val="18"/>
              </w:rPr>
            </w:pPr>
          </w:p>
          <w:p w14:paraId="3ACF21A3" w14:textId="77777777" w:rsidR="00DA51A5" w:rsidRDefault="00DA51A5">
            <w:pPr>
              <w:pStyle w:val="TableParagraph"/>
              <w:rPr>
                <w:sz w:val="18"/>
              </w:rPr>
            </w:pPr>
          </w:p>
          <w:p w14:paraId="374A2FC0" w14:textId="77777777" w:rsidR="00DA51A5" w:rsidRDefault="00DA51A5">
            <w:pPr>
              <w:pStyle w:val="TableParagraph"/>
              <w:rPr>
                <w:sz w:val="18"/>
              </w:rPr>
            </w:pPr>
          </w:p>
          <w:p w14:paraId="3416A1CE" w14:textId="77777777" w:rsidR="00DA51A5" w:rsidRDefault="00DA51A5">
            <w:pPr>
              <w:pStyle w:val="TableParagraph"/>
              <w:rPr>
                <w:sz w:val="18"/>
              </w:rPr>
            </w:pPr>
          </w:p>
          <w:p w14:paraId="634A397F" w14:textId="77777777" w:rsidR="00DA51A5" w:rsidRDefault="00DA51A5">
            <w:pPr>
              <w:pStyle w:val="TableParagraph"/>
              <w:rPr>
                <w:sz w:val="18"/>
              </w:rPr>
            </w:pPr>
          </w:p>
          <w:p w14:paraId="318C98ED" w14:textId="77777777" w:rsidR="00DA51A5" w:rsidRDefault="00DA51A5">
            <w:pPr>
              <w:pStyle w:val="TableParagraph"/>
              <w:spacing w:before="5"/>
              <w:rPr>
                <w:sz w:val="18"/>
              </w:rPr>
            </w:pPr>
          </w:p>
          <w:p w14:paraId="79D38320" w14:textId="77777777" w:rsidR="00DA51A5" w:rsidRDefault="00AB654C">
            <w:pPr>
              <w:pStyle w:val="TableParagraph"/>
              <w:ind w:left="119"/>
              <w:rPr>
                <w:sz w:val="18"/>
              </w:rPr>
            </w:pPr>
            <w:r>
              <w:rPr>
                <w:sz w:val="18"/>
              </w:rPr>
              <w:t>Release</w:t>
            </w:r>
            <w:r>
              <w:rPr>
                <w:spacing w:val="-7"/>
                <w:sz w:val="18"/>
              </w:rPr>
              <w:t xml:space="preserve"> </w:t>
            </w:r>
            <w:r>
              <w:rPr>
                <w:spacing w:val="-10"/>
                <w:sz w:val="18"/>
              </w:rPr>
              <w:t>1</w:t>
            </w:r>
          </w:p>
        </w:tc>
        <w:tc>
          <w:tcPr>
            <w:tcW w:w="1085" w:type="dxa"/>
          </w:tcPr>
          <w:p w14:paraId="425A6A52" w14:textId="77777777" w:rsidR="00DA51A5" w:rsidRDefault="00DA51A5">
            <w:pPr>
              <w:pStyle w:val="TableParagraph"/>
              <w:rPr>
                <w:sz w:val="18"/>
              </w:rPr>
            </w:pPr>
          </w:p>
          <w:p w14:paraId="21ADA3D5" w14:textId="77777777" w:rsidR="00DA51A5" w:rsidRDefault="00DA51A5">
            <w:pPr>
              <w:pStyle w:val="TableParagraph"/>
              <w:rPr>
                <w:sz w:val="18"/>
              </w:rPr>
            </w:pPr>
          </w:p>
          <w:p w14:paraId="1D72E644" w14:textId="77777777" w:rsidR="00DA51A5" w:rsidRDefault="00DA51A5">
            <w:pPr>
              <w:pStyle w:val="TableParagraph"/>
              <w:rPr>
                <w:sz w:val="18"/>
              </w:rPr>
            </w:pPr>
          </w:p>
          <w:p w14:paraId="5BF887E8" w14:textId="77777777" w:rsidR="00DA51A5" w:rsidRDefault="00DA51A5">
            <w:pPr>
              <w:pStyle w:val="TableParagraph"/>
              <w:spacing w:before="110"/>
              <w:rPr>
                <w:sz w:val="18"/>
              </w:rPr>
            </w:pPr>
          </w:p>
          <w:p w14:paraId="6882BAE0" w14:textId="77777777" w:rsidR="00DA51A5" w:rsidRDefault="00AB654C">
            <w:pPr>
              <w:pStyle w:val="TableParagraph"/>
              <w:ind w:left="119"/>
              <w:rPr>
                <w:sz w:val="18"/>
              </w:rPr>
            </w:pPr>
            <w:r>
              <w:rPr>
                <w:sz w:val="18"/>
              </w:rPr>
              <w:t>Phase</w:t>
            </w:r>
            <w:r>
              <w:rPr>
                <w:spacing w:val="-5"/>
                <w:sz w:val="18"/>
              </w:rPr>
              <w:t xml:space="preserve"> </w:t>
            </w:r>
            <w:r>
              <w:rPr>
                <w:spacing w:val="-10"/>
                <w:sz w:val="18"/>
              </w:rPr>
              <w:t>1</w:t>
            </w:r>
          </w:p>
        </w:tc>
        <w:tc>
          <w:tcPr>
            <w:tcW w:w="2549" w:type="dxa"/>
          </w:tcPr>
          <w:p w14:paraId="7A481D48" w14:textId="77777777" w:rsidR="00DA51A5" w:rsidRDefault="00DA51A5">
            <w:pPr>
              <w:pStyle w:val="TableParagraph"/>
              <w:rPr>
                <w:sz w:val="18"/>
              </w:rPr>
            </w:pPr>
          </w:p>
          <w:p w14:paraId="3B98414D" w14:textId="77777777" w:rsidR="00DA51A5" w:rsidRDefault="00DA51A5">
            <w:pPr>
              <w:pStyle w:val="TableParagraph"/>
              <w:rPr>
                <w:sz w:val="18"/>
              </w:rPr>
            </w:pPr>
          </w:p>
          <w:p w14:paraId="5B0E0169" w14:textId="77777777" w:rsidR="00DA51A5" w:rsidRDefault="00DA51A5">
            <w:pPr>
              <w:pStyle w:val="TableParagraph"/>
              <w:spacing w:before="218"/>
              <w:rPr>
                <w:sz w:val="18"/>
              </w:rPr>
            </w:pPr>
          </w:p>
          <w:p w14:paraId="4358FC33" w14:textId="77777777" w:rsidR="00DA51A5" w:rsidRDefault="00AB654C">
            <w:pPr>
              <w:pStyle w:val="TableParagraph"/>
              <w:spacing w:line="242" w:lineRule="auto"/>
              <w:ind w:left="114"/>
              <w:rPr>
                <w:sz w:val="18"/>
              </w:rPr>
            </w:pPr>
            <w:r>
              <w:rPr>
                <w:sz w:val="18"/>
              </w:rPr>
              <w:t>Enterprise</w:t>
            </w:r>
            <w:r>
              <w:rPr>
                <w:spacing w:val="-16"/>
                <w:sz w:val="18"/>
              </w:rPr>
              <w:t xml:space="preserve"> </w:t>
            </w:r>
            <w:r>
              <w:rPr>
                <w:sz w:val="18"/>
              </w:rPr>
              <w:t>&amp;</w:t>
            </w:r>
            <w:r>
              <w:rPr>
                <w:spacing w:val="-16"/>
                <w:sz w:val="18"/>
              </w:rPr>
              <w:t xml:space="preserve"> </w:t>
            </w:r>
            <w:r>
              <w:rPr>
                <w:sz w:val="18"/>
              </w:rPr>
              <w:t>Operational Risk Management</w:t>
            </w:r>
          </w:p>
        </w:tc>
        <w:tc>
          <w:tcPr>
            <w:tcW w:w="4536" w:type="dxa"/>
          </w:tcPr>
          <w:p w14:paraId="47D00F50" w14:textId="77777777" w:rsidR="00DA51A5" w:rsidRDefault="00AB654C">
            <w:pPr>
              <w:pStyle w:val="TableParagraph"/>
              <w:numPr>
                <w:ilvl w:val="0"/>
                <w:numId w:val="25"/>
              </w:numPr>
              <w:tabs>
                <w:tab w:val="left" w:pos="839"/>
              </w:tabs>
              <w:spacing w:before="217"/>
              <w:rPr>
                <w:sz w:val="18"/>
              </w:rPr>
            </w:pPr>
            <w:r>
              <w:rPr>
                <w:sz w:val="18"/>
              </w:rPr>
              <w:t>Issues</w:t>
            </w:r>
            <w:r>
              <w:rPr>
                <w:spacing w:val="-7"/>
                <w:sz w:val="18"/>
              </w:rPr>
              <w:t xml:space="preserve"> </w:t>
            </w:r>
            <w:r>
              <w:rPr>
                <w:spacing w:val="-2"/>
                <w:sz w:val="18"/>
              </w:rPr>
              <w:t>Management</w:t>
            </w:r>
          </w:p>
          <w:p w14:paraId="13E8414A" w14:textId="77777777" w:rsidR="00DA51A5" w:rsidRDefault="00AB654C">
            <w:pPr>
              <w:pStyle w:val="TableParagraph"/>
              <w:numPr>
                <w:ilvl w:val="0"/>
                <w:numId w:val="25"/>
              </w:numPr>
              <w:tabs>
                <w:tab w:val="left" w:pos="839"/>
              </w:tabs>
              <w:spacing w:line="218" w:lineRule="exact"/>
              <w:rPr>
                <w:sz w:val="18"/>
              </w:rPr>
            </w:pPr>
            <w:r>
              <w:rPr>
                <w:sz w:val="18"/>
              </w:rPr>
              <w:t>Enterprise</w:t>
            </w:r>
            <w:r>
              <w:rPr>
                <w:spacing w:val="-7"/>
                <w:sz w:val="18"/>
              </w:rPr>
              <w:t xml:space="preserve"> </w:t>
            </w:r>
            <w:r>
              <w:rPr>
                <w:sz w:val="18"/>
              </w:rPr>
              <w:t>Risk</w:t>
            </w:r>
            <w:r>
              <w:rPr>
                <w:spacing w:val="-6"/>
                <w:sz w:val="18"/>
              </w:rPr>
              <w:t xml:space="preserve"> </w:t>
            </w:r>
            <w:r>
              <w:rPr>
                <w:spacing w:val="-2"/>
                <w:sz w:val="18"/>
              </w:rPr>
              <w:t>Management</w:t>
            </w:r>
          </w:p>
          <w:p w14:paraId="501D6376" w14:textId="77777777" w:rsidR="00DA51A5" w:rsidRDefault="00AB654C">
            <w:pPr>
              <w:pStyle w:val="TableParagraph"/>
              <w:numPr>
                <w:ilvl w:val="0"/>
                <w:numId w:val="25"/>
              </w:numPr>
              <w:tabs>
                <w:tab w:val="left" w:pos="839"/>
              </w:tabs>
              <w:spacing w:line="218" w:lineRule="exact"/>
              <w:rPr>
                <w:sz w:val="18"/>
              </w:rPr>
            </w:pPr>
            <w:r>
              <w:rPr>
                <w:sz w:val="18"/>
              </w:rPr>
              <w:t>Loss</w:t>
            </w:r>
            <w:r>
              <w:rPr>
                <w:spacing w:val="-5"/>
                <w:sz w:val="18"/>
              </w:rPr>
              <w:t xml:space="preserve"> </w:t>
            </w:r>
            <w:r>
              <w:rPr>
                <w:sz w:val="18"/>
              </w:rPr>
              <w:t>Event</w:t>
            </w:r>
            <w:r>
              <w:rPr>
                <w:spacing w:val="-3"/>
                <w:sz w:val="18"/>
              </w:rPr>
              <w:t xml:space="preserve"> </w:t>
            </w:r>
            <w:r>
              <w:rPr>
                <w:spacing w:val="-2"/>
                <w:sz w:val="18"/>
              </w:rPr>
              <w:t>Management</w:t>
            </w:r>
          </w:p>
          <w:p w14:paraId="127D8CD2" w14:textId="77777777" w:rsidR="00DA51A5" w:rsidRDefault="00AB654C">
            <w:pPr>
              <w:pStyle w:val="TableParagraph"/>
              <w:numPr>
                <w:ilvl w:val="0"/>
                <w:numId w:val="25"/>
              </w:numPr>
              <w:tabs>
                <w:tab w:val="left" w:pos="839"/>
              </w:tabs>
              <w:spacing w:line="218" w:lineRule="exact"/>
              <w:rPr>
                <w:sz w:val="18"/>
              </w:rPr>
            </w:pPr>
            <w:r>
              <w:rPr>
                <w:sz w:val="18"/>
              </w:rPr>
              <w:t>Key</w:t>
            </w:r>
            <w:r>
              <w:rPr>
                <w:spacing w:val="-5"/>
                <w:sz w:val="18"/>
              </w:rPr>
              <w:t xml:space="preserve"> </w:t>
            </w:r>
            <w:r>
              <w:rPr>
                <w:sz w:val="18"/>
              </w:rPr>
              <w:t>Indicator</w:t>
            </w:r>
            <w:r>
              <w:rPr>
                <w:spacing w:val="-5"/>
                <w:sz w:val="18"/>
              </w:rPr>
              <w:t xml:space="preserve"> </w:t>
            </w:r>
            <w:r>
              <w:rPr>
                <w:spacing w:val="-2"/>
                <w:sz w:val="18"/>
              </w:rPr>
              <w:t>Management</w:t>
            </w:r>
          </w:p>
          <w:p w14:paraId="75901DCA" w14:textId="77777777" w:rsidR="00DA51A5" w:rsidRDefault="00AB654C">
            <w:pPr>
              <w:pStyle w:val="TableParagraph"/>
              <w:numPr>
                <w:ilvl w:val="0"/>
                <w:numId w:val="25"/>
              </w:numPr>
              <w:tabs>
                <w:tab w:val="left" w:pos="839"/>
              </w:tabs>
              <w:spacing w:line="218" w:lineRule="exact"/>
              <w:rPr>
                <w:sz w:val="18"/>
              </w:rPr>
            </w:pPr>
            <w:r>
              <w:rPr>
                <w:sz w:val="18"/>
              </w:rPr>
              <w:t>1</w:t>
            </w:r>
            <w:r>
              <w:rPr>
                <w:spacing w:val="-3"/>
                <w:sz w:val="18"/>
              </w:rPr>
              <w:t xml:space="preserve"> </w:t>
            </w:r>
            <w:r>
              <w:rPr>
                <w:sz w:val="18"/>
              </w:rPr>
              <w:t>x</w:t>
            </w:r>
            <w:r>
              <w:rPr>
                <w:spacing w:val="-2"/>
                <w:sz w:val="18"/>
              </w:rPr>
              <w:t xml:space="preserve"> </w:t>
            </w:r>
            <w:r w:rsidRPr="001F1790">
              <w:rPr>
                <w:sz w:val="18"/>
              </w:rPr>
              <w:t>ODA* for</w:t>
            </w:r>
            <w:r>
              <w:rPr>
                <w:color w:val="000000"/>
                <w:spacing w:val="-1"/>
                <w:sz w:val="18"/>
              </w:rPr>
              <w:t xml:space="preserve"> </w:t>
            </w:r>
            <w:r>
              <w:rPr>
                <w:color w:val="000000"/>
                <w:sz w:val="18"/>
              </w:rPr>
              <w:t>Risk</w:t>
            </w:r>
            <w:r>
              <w:rPr>
                <w:color w:val="000000"/>
                <w:spacing w:val="-2"/>
                <w:sz w:val="18"/>
              </w:rPr>
              <w:t xml:space="preserve"> Statements</w:t>
            </w:r>
          </w:p>
          <w:p w14:paraId="34D3D5DB" w14:textId="77777777" w:rsidR="00DA51A5" w:rsidRDefault="00AB654C">
            <w:pPr>
              <w:pStyle w:val="TableParagraph"/>
              <w:numPr>
                <w:ilvl w:val="0"/>
                <w:numId w:val="25"/>
              </w:numPr>
              <w:tabs>
                <w:tab w:val="left" w:pos="839"/>
              </w:tabs>
              <w:spacing w:before="1"/>
              <w:rPr>
                <w:sz w:val="18"/>
              </w:rPr>
            </w:pPr>
            <w:r>
              <w:rPr>
                <w:sz w:val="18"/>
              </w:rPr>
              <w:t>1</w:t>
            </w:r>
            <w:r>
              <w:rPr>
                <w:spacing w:val="-4"/>
                <w:sz w:val="18"/>
              </w:rPr>
              <w:t xml:space="preserve"> </w:t>
            </w:r>
            <w:r>
              <w:rPr>
                <w:sz w:val="18"/>
              </w:rPr>
              <w:t>x</w:t>
            </w:r>
            <w:r>
              <w:rPr>
                <w:spacing w:val="-3"/>
                <w:sz w:val="18"/>
              </w:rPr>
              <w:t xml:space="preserve"> </w:t>
            </w:r>
            <w:r>
              <w:rPr>
                <w:sz w:val="18"/>
              </w:rPr>
              <w:t>ODA*</w:t>
            </w:r>
            <w:r>
              <w:rPr>
                <w:spacing w:val="-4"/>
                <w:sz w:val="18"/>
              </w:rPr>
              <w:t xml:space="preserve"> </w:t>
            </w:r>
            <w:r>
              <w:rPr>
                <w:sz w:val="18"/>
              </w:rPr>
              <w:t>for</w:t>
            </w:r>
            <w:r>
              <w:rPr>
                <w:spacing w:val="-2"/>
                <w:sz w:val="18"/>
              </w:rPr>
              <w:t xml:space="preserve"> </w:t>
            </w:r>
            <w:r>
              <w:rPr>
                <w:sz w:val="18"/>
              </w:rPr>
              <w:t>Risk</w:t>
            </w:r>
            <w:r>
              <w:rPr>
                <w:spacing w:val="-4"/>
                <w:sz w:val="18"/>
              </w:rPr>
              <w:t xml:space="preserve"> </w:t>
            </w:r>
            <w:r>
              <w:rPr>
                <w:sz w:val="18"/>
              </w:rPr>
              <w:t>Assessment</w:t>
            </w:r>
            <w:r>
              <w:rPr>
                <w:spacing w:val="-2"/>
                <w:sz w:val="18"/>
              </w:rPr>
              <w:t xml:space="preserve"> Plans</w:t>
            </w:r>
          </w:p>
          <w:p w14:paraId="3DBFF59F" w14:textId="77777777" w:rsidR="00DA51A5" w:rsidRDefault="00AB654C">
            <w:pPr>
              <w:pStyle w:val="TableParagraph"/>
              <w:numPr>
                <w:ilvl w:val="0"/>
                <w:numId w:val="25"/>
              </w:numPr>
              <w:tabs>
                <w:tab w:val="left" w:pos="839"/>
              </w:tabs>
              <w:spacing w:line="218" w:lineRule="exact"/>
              <w:rPr>
                <w:sz w:val="18"/>
              </w:rPr>
            </w:pPr>
            <w:r>
              <w:rPr>
                <w:sz w:val="18"/>
              </w:rPr>
              <w:t>1</w:t>
            </w:r>
            <w:r>
              <w:rPr>
                <w:spacing w:val="-3"/>
                <w:sz w:val="18"/>
              </w:rPr>
              <w:t xml:space="preserve"> </w:t>
            </w:r>
            <w:r>
              <w:rPr>
                <w:sz w:val="18"/>
              </w:rPr>
              <w:t>x</w:t>
            </w:r>
            <w:r>
              <w:rPr>
                <w:spacing w:val="-2"/>
                <w:sz w:val="18"/>
              </w:rPr>
              <w:t xml:space="preserve"> </w:t>
            </w:r>
            <w:r>
              <w:rPr>
                <w:sz w:val="18"/>
              </w:rPr>
              <w:t>ODA*</w:t>
            </w:r>
            <w:r>
              <w:rPr>
                <w:spacing w:val="-2"/>
                <w:sz w:val="18"/>
              </w:rPr>
              <w:t xml:space="preserve"> </w:t>
            </w:r>
            <w:r>
              <w:rPr>
                <w:sz w:val="18"/>
              </w:rPr>
              <w:t>for</w:t>
            </w:r>
            <w:r>
              <w:rPr>
                <w:spacing w:val="-1"/>
                <w:sz w:val="18"/>
              </w:rPr>
              <w:t xml:space="preserve"> </w:t>
            </w:r>
            <w:r>
              <w:rPr>
                <w:sz w:val="18"/>
              </w:rPr>
              <w:t>ICARA</w:t>
            </w:r>
            <w:r>
              <w:rPr>
                <w:spacing w:val="-2"/>
                <w:sz w:val="18"/>
              </w:rPr>
              <w:t xml:space="preserve"> Risks</w:t>
            </w:r>
          </w:p>
          <w:p w14:paraId="083E9E0C" w14:textId="77777777" w:rsidR="00DA51A5" w:rsidRDefault="00AB654C">
            <w:pPr>
              <w:pStyle w:val="TableParagraph"/>
              <w:numPr>
                <w:ilvl w:val="0"/>
                <w:numId w:val="25"/>
              </w:numPr>
              <w:tabs>
                <w:tab w:val="left" w:pos="839"/>
              </w:tabs>
              <w:spacing w:line="218" w:lineRule="exact"/>
              <w:rPr>
                <w:sz w:val="18"/>
              </w:rPr>
            </w:pPr>
            <w:r>
              <w:rPr>
                <w:sz w:val="18"/>
              </w:rPr>
              <w:t>2</w:t>
            </w:r>
            <w:r>
              <w:rPr>
                <w:spacing w:val="-4"/>
                <w:sz w:val="18"/>
              </w:rPr>
              <w:t xml:space="preserve"> </w:t>
            </w:r>
            <w:r>
              <w:rPr>
                <w:sz w:val="18"/>
              </w:rPr>
              <w:t>x</w:t>
            </w:r>
            <w:r>
              <w:rPr>
                <w:spacing w:val="-3"/>
                <w:sz w:val="18"/>
              </w:rPr>
              <w:t xml:space="preserve"> </w:t>
            </w:r>
            <w:r>
              <w:rPr>
                <w:sz w:val="18"/>
              </w:rPr>
              <w:t>ODA*</w:t>
            </w:r>
            <w:r>
              <w:rPr>
                <w:spacing w:val="-3"/>
                <w:sz w:val="18"/>
              </w:rPr>
              <w:t xml:space="preserve"> </w:t>
            </w:r>
            <w:r>
              <w:rPr>
                <w:sz w:val="18"/>
              </w:rPr>
              <w:t>for</w:t>
            </w:r>
            <w:r>
              <w:rPr>
                <w:spacing w:val="-2"/>
                <w:sz w:val="18"/>
              </w:rPr>
              <w:t xml:space="preserve"> </w:t>
            </w:r>
            <w:r>
              <w:rPr>
                <w:sz w:val="18"/>
              </w:rPr>
              <w:t>additional</w:t>
            </w:r>
            <w:r>
              <w:rPr>
                <w:spacing w:val="-2"/>
                <w:sz w:val="18"/>
              </w:rPr>
              <w:t xml:space="preserve"> </w:t>
            </w:r>
            <w:r>
              <w:rPr>
                <w:sz w:val="18"/>
              </w:rPr>
              <w:t>org.</w:t>
            </w:r>
            <w:r>
              <w:rPr>
                <w:spacing w:val="-2"/>
                <w:sz w:val="18"/>
              </w:rPr>
              <w:t xml:space="preserve"> hierarchy</w:t>
            </w:r>
          </w:p>
        </w:tc>
      </w:tr>
      <w:tr w:rsidR="00DA51A5" w14:paraId="0A1F3A2C" w14:textId="77777777" w:rsidTr="0087730A">
        <w:trPr>
          <w:trHeight w:val="1967"/>
        </w:trPr>
        <w:tc>
          <w:tcPr>
            <w:tcW w:w="1181" w:type="dxa"/>
            <w:vMerge/>
          </w:tcPr>
          <w:p w14:paraId="2A0FEBF4" w14:textId="77777777" w:rsidR="00DA51A5" w:rsidRDefault="00DA51A5">
            <w:pPr>
              <w:rPr>
                <w:sz w:val="2"/>
                <w:szCs w:val="2"/>
              </w:rPr>
            </w:pPr>
          </w:p>
        </w:tc>
        <w:tc>
          <w:tcPr>
            <w:tcW w:w="1085" w:type="dxa"/>
          </w:tcPr>
          <w:p w14:paraId="3FDBB7CC" w14:textId="77777777" w:rsidR="00DA51A5" w:rsidRDefault="00DA51A5">
            <w:pPr>
              <w:pStyle w:val="TableParagraph"/>
              <w:rPr>
                <w:sz w:val="18"/>
              </w:rPr>
            </w:pPr>
          </w:p>
          <w:p w14:paraId="6B26E3E0" w14:textId="77777777" w:rsidR="00DA51A5" w:rsidRDefault="00DA51A5">
            <w:pPr>
              <w:pStyle w:val="TableParagraph"/>
              <w:rPr>
                <w:sz w:val="18"/>
              </w:rPr>
            </w:pPr>
          </w:p>
          <w:p w14:paraId="4E00EF40" w14:textId="77777777" w:rsidR="00DA51A5" w:rsidRDefault="00DA51A5">
            <w:pPr>
              <w:pStyle w:val="TableParagraph"/>
              <w:spacing w:before="218"/>
              <w:rPr>
                <w:sz w:val="18"/>
              </w:rPr>
            </w:pPr>
          </w:p>
          <w:p w14:paraId="14E7533A" w14:textId="77777777" w:rsidR="00DA51A5" w:rsidRDefault="00AB654C">
            <w:pPr>
              <w:pStyle w:val="TableParagraph"/>
              <w:ind w:left="119"/>
              <w:rPr>
                <w:sz w:val="18"/>
              </w:rPr>
            </w:pPr>
            <w:r>
              <w:rPr>
                <w:sz w:val="18"/>
              </w:rPr>
              <w:t>Phase</w:t>
            </w:r>
            <w:r>
              <w:rPr>
                <w:spacing w:val="-5"/>
                <w:sz w:val="18"/>
              </w:rPr>
              <w:t xml:space="preserve"> </w:t>
            </w:r>
            <w:r>
              <w:rPr>
                <w:spacing w:val="-10"/>
                <w:sz w:val="18"/>
              </w:rPr>
              <w:t>2</w:t>
            </w:r>
          </w:p>
        </w:tc>
        <w:tc>
          <w:tcPr>
            <w:tcW w:w="2549" w:type="dxa"/>
          </w:tcPr>
          <w:p w14:paraId="09709DE8" w14:textId="77777777" w:rsidR="00DA51A5" w:rsidRDefault="00DA51A5">
            <w:pPr>
              <w:pStyle w:val="TableParagraph"/>
              <w:rPr>
                <w:sz w:val="18"/>
              </w:rPr>
            </w:pPr>
          </w:p>
          <w:p w14:paraId="40668BD9" w14:textId="77777777" w:rsidR="00DA51A5" w:rsidRDefault="00DA51A5">
            <w:pPr>
              <w:pStyle w:val="TableParagraph"/>
              <w:rPr>
                <w:sz w:val="18"/>
              </w:rPr>
            </w:pPr>
          </w:p>
          <w:p w14:paraId="390FD102" w14:textId="77777777" w:rsidR="00DA51A5" w:rsidRDefault="00DA51A5">
            <w:pPr>
              <w:pStyle w:val="TableParagraph"/>
              <w:spacing w:before="108"/>
              <w:rPr>
                <w:sz w:val="18"/>
              </w:rPr>
            </w:pPr>
          </w:p>
          <w:p w14:paraId="2ED21703" w14:textId="77777777" w:rsidR="00DA51A5" w:rsidRDefault="00AB654C">
            <w:pPr>
              <w:pStyle w:val="TableParagraph"/>
              <w:spacing w:line="242" w:lineRule="auto"/>
              <w:ind w:left="114"/>
              <w:rPr>
                <w:sz w:val="18"/>
              </w:rPr>
            </w:pPr>
            <w:r>
              <w:rPr>
                <w:sz w:val="18"/>
              </w:rPr>
              <w:t>Regulatory</w:t>
            </w:r>
            <w:r>
              <w:rPr>
                <w:spacing w:val="-16"/>
                <w:sz w:val="18"/>
              </w:rPr>
              <w:t xml:space="preserve"> </w:t>
            </w:r>
            <w:r>
              <w:rPr>
                <w:sz w:val="18"/>
              </w:rPr>
              <w:t>&amp;</w:t>
            </w:r>
            <w:r>
              <w:rPr>
                <w:spacing w:val="-16"/>
                <w:sz w:val="18"/>
              </w:rPr>
              <w:t xml:space="preserve"> </w:t>
            </w:r>
            <w:r>
              <w:rPr>
                <w:sz w:val="18"/>
              </w:rPr>
              <w:t xml:space="preserve">Corporate </w:t>
            </w:r>
            <w:r>
              <w:rPr>
                <w:spacing w:val="-2"/>
                <w:sz w:val="18"/>
              </w:rPr>
              <w:t>Compliance</w:t>
            </w:r>
          </w:p>
        </w:tc>
        <w:tc>
          <w:tcPr>
            <w:tcW w:w="4536" w:type="dxa"/>
          </w:tcPr>
          <w:p w14:paraId="4CC9AD66" w14:textId="77777777" w:rsidR="00DA51A5" w:rsidRDefault="00DA51A5">
            <w:pPr>
              <w:pStyle w:val="TableParagraph"/>
              <w:spacing w:before="2"/>
              <w:rPr>
                <w:sz w:val="18"/>
              </w:rPr>
            </w:pPr>
          </w:p>
          <w:p w14:paraId="700DFDB0" w14:textId="77777777" w:rsidR="00DA51A5" w:rsidRDefault="00AB654C">
            <w:pPr>
              <w:pStyle w:val="TableParagraph"/>
              <w:numPr>
                <w:ilvl w:val="0"/>
                <w:numId w:val="24"/>
              </w:numPr>
              <w:tabs>
                <w:tab w:val="left" w:pos="839"/>
              </w:tabs>
              <w:spacing w:line="235" w:lineRule="auto"/>
              <w:ind w:right="1120"/>
              <w:rPr>
                <w:sz w:val="18"/>
              </w:rPr>
            </w:pPr>
            <w:r>
              <w:rPr>
                <w:sz w:val="18"/>
              </w:rPr>
              <w:t>Controls</w:t>
            </w:r>
            <w:r>
              <w:rPr>
                <w:spacing w:val="-16"/>
                <w:sz w:val="18"/>
              </w:rPr>
              <w:t xml:space="preserve"> </w:t>
            </w:r>
            <w:r>
              <w:rPr>
                <w:sz w:val="18"/>
              </w:rPr>
              <w:t>Assurance</w:t>
            </w:r>
            <w:r>
              <w:rPr>
                <w:spacing w:val="-16"/>
                <w:sz w:val="18"/>
              </w:rPr>
              <w:t xml:space="preserve"> </w:t>
            </w:r>
            <w:r>
              <w:rPr>
                <w:sz w:val="18"/>
              </w:rPr>
              <w:t xml:space="preserve">Program </w:t>
            </w:r>
            <w:r>
              <w:rPr>
                <w:spacing w:val="-2"/>
                <w:sz w:val="18"/>
              </w:rPr>
              <w:t>Management</w:t>
            </w:r>
          </w:p>
          <w:p w14:paraId="63CA4EC2" w14:textId="77777777" w:rsidR="00DA51A5" w:rsidRDefault="00AB654C">
            <w:pPr>
              <w:pStyle w:val="TableParagraph"/>
              <w:numPr>
                <w:ilvl w:val="0"/>
                <w:numId w:val="24"/>
              </w:numPr>
              <w:tabs>
                <w:tab w:val="left" w:pos="839"/>
              </w:tabs>
              <w:spacing w:before="2"/>
              <w:rPr>
                <w:sz w:val="18"/>
              </w:rPr>
            </w:pPr>
            <w:r>
              <w:rPr>
                <w:sz w:val="18"/>
              </w:rPr>
              <w:t>Policy</w:t>
            </w:r>
            <w:r>
              <w:rPr>
                <w:spacing w:val="-6"/>
                <w:sz w:val="18"/>
              </w:rPr>
              <w:t xml:space="preserve"> </w:t>
            </w:r>
            <w:r>
              <w:rPr>
                <w:sz w:val="18"/>
              </w:rPr>
              <w:t>Program</w:t>
            </w:r>
            <w:r>
              <w:rPr>
                <w:spacing w:val="-7"/>
                <w:sz w:val="18"/>
              </w:rPr>
              <w:t xml:space="preserve"> </w:t>
            </w:r>
            <w:r>
              <w:rPr>
                <w:spacing w:val="-2"/>
                <w:sz w:val="18"/>
              </w:rPr>
              <w:t>Management</w:t>
            </w:r>
          </w:p>
          <w:p w14:paraId="633C5233" w14:textId="77777777" w:rsidR="00DA51A5" w:rsidRDefault="00AB654C">
            <w:pPr>
              <w:pStyle w:val="TableParagraph"/>
              <w:numPr>
                <w:ilvl w:val="0"/>
                <w:numId w:val="24"/>
              </w:numPr>
              <w:tabs>
                <w:tab w:val="left" w:pos="839"/>
              </w:tabs>
              <w:spacing w:before="1" w:line="218" w:lineRule="exact"/>
              <w:rPr>
                <w:sz w:val="18"/>
              </w:rPr>
            </w:pPr>
            <w:r>
              <w:rPr>
                <w:sz w:val="18"/>
              </w:rPr>
              <w:t>Corporate</w:t>
            </w:r>
            <w:r>
              <w:rPr>
                <w:spacing w:val="-8"/>
                <w:sz w:val="18"/>
              </w:rPr>
              <w:t xml:space="preserve"> </w:t>
            </w:r>
            <w:r>
              <w:rPr>
                <w:sz w:val="18"/>
              </w:rPr>
              <w:t>Obligations</w:t>
            </w:r>
            <w:r>
              <w:rPr>
                <w:spacing w:val="-8"/>
                <w:sz w:val="18"/>
              </w:rPr>
              <w:t xml:space="preserve"> </w:t>
            </w:r>
            <w:r>
              <w:rPr>
                <w:spacing w:val="-2"/>
                <w:sz w:val="18"/>
              </w:rPr>
              <w:t>Management</w:t>
            </w:r>
          </w:p>
          <w:p w14:paraId="1C2A53AF" w14:textId="355C1EC6" w:rsidR="00DA51A5" w:rsidRDefault="00AB654C">
            <w:pPr>
              <w:pStyle w:val="TableParagraph"/>
              <w:numPr>
                <w:ilvl w:val="0"/>
                <w:numId w:val="24"/>
              </w:numPr>
              <w:tabs>
                <w:tab w:val="left" w:pos="839"/>
              </w:tabs>
              <w:spacing w:line="218" w:lineRule="exact"/>
              <w:rPr>
                <w:position w:val="6"/>
                <w:sz w:val="12"/>
              </w:rPr>
            </w:pPr>
            <w:r>
              <w:rPr>
                <w:sz w:val="18"/>
              </w:rPr>
              <w:t>Evolv</w:t>
            </w:r>
            <w:r>
              <w:rPr>
                <w:spacing w:val="-7"/>
                <w:sz w:val="18"/>
              </w:rPr>
              <w:t xml:space="preserve"> </w:t>
            </w:r>
            <w:r>
              <w:rPr>
                <w:sz w:val="18"/>
              </w:rPr>
              <w:t>Compliance</w:t>
            </w:r>
            <w:r>
              <w:rPr>
                <w:spacing w:val="-6"/>
                <w:sz w:val="18"/>
              </w:rPr>
              <w:t xml:space="preserve"> </w:t>
            </w:r>
            <w:r>
              <w:rPr>
                <w:spacing w:val="-2"/>
                <w:sz w:val="18"/>
              </w:rPr>
              <w:t>Standard</w:t>
            </w:r>
            <w:r w:rsidR="004E51E7">
              <w:rPr>
                <w:spacing w:val="-2"/>
                <w:sz w:val="18"/>
              </w:rPr>
              <w:t xml:space="preserve"> Implementation </w:t>
            </w:r>
          </w:p>
          <w:p w14:paraId="1ED91C4B" w14:textId="77777777" w:rsidR="00DA51A5" w:rsidRDefault="00AB654C">
            <w:pPr>
              <w:pStyle w:val="TableParagraph"/>
              <w:numPr>
                <w:ilvl w:val="0"/>
                <w:numId w:val="24"/>
              </w:numPr>
              <w:tabs>
                <w:tab w:val="left" w:pos="839"/>
              </w:tabs>
              <w:rPr>
                <w:sz w:val="18"/>
              </w:rPr>
            </w:pPr>
            <w:r>
              <w:rPr>
                <w:sz w:val="18"/>
              </w:rPr>
              <w:t>1</w:t>
            </w:r>
            <w:r>
              <w:rPr>
                <w:spacing w:val="-3"/>
                <w:sz w:val="18"/>
              </w:rPr>
              <w:t xml:space="preserve"> </w:t>
            </w:r>
            <w:r>
              <w:rPr>
                <w:sz w:val="18"/>
              </w:rPr>
              <w:t>x</w:t>
            </w:r>
            <w:r>
              <w:rPr>
                <w:spacing w:val="-3"/>
                <w:sz w:val="18"/>
              </w:rPr>
              <w:t xml:space="preserve"> </w:t>
            </w:r>
            <w:r>
              <w:rPr>
                <w:sz w:val="18"/>
              </w:rPr>
              <w:t>ODA*</w:t>
            </w:r>
            <w:r>
              <w:rPr>
                <w:spacing w:val="-2"/>
                <w:sz w:val="18"/>
              </w:rPr>
              <w:t xml:space="preserve"> </w:t>
            </w:r>
            <w:r>
              <w:rPr>
                <w:sz w:val="18"/>
              </w:rPr>
              <w:t>for</w:t>
            </w:r>
            <w:r>
              <w:rPr>
                <w:spacing w:val="-2"/>
                <w:sz w:val="18"/>
              </w:rPr>
              <w:t xml:space="preserve"> </w:t>
            </w:r>
            <w:r>
              <w:rPr>
                <w:sz w:val="18"/>
              </w:rPr>
              <w:t>Controls</w:t>
            </w:r>
            <w:r>
              <w:rPr>
                <w:spacing w:val="-2"/>
                <w:sz w:val="18"/>
              </w:rPr>
              <w:t xml:space="preserve"> Hierarchy</w:t>
            </w:r>
          </w:p>
        </w:tc>
      </w:tr>
      <w:tr w:rsidR="0087730A" w14:paraId="53BED7AE" w14:textId="77777777" w:rsidTr="0087730A">
        <w:trPr>
          <w:trHeight w:val="1967"/>
        </w:trPr>
        <w:tc>
          <w:tcPr>
            <w:tcW w:w="1181" w:type="dxa"/>
          </w:tcPr>
          <w:p w14:paraId="484165E8" w14:textId="77777777" w:rsidR="0087730A" w:rsidRDefault="0087730A" w:rsidP="0087730A">
            <w:pPr>
              <w:pStyle w:val="TableParagraph"/>
              <w:rPr>
                <w:sz w:val="18"/>
              </w:rPr>
            </w:pPr>
          </w:p>
          <w:p w14:paraId="6F886A8C" w14:textId="77777777" w:rsidR="0087730A" w:rsidRDefault="0087730A" w:rsidP="0087730A">
            <w:pPr>
              <w:pStyle w:val="TableParagraph"/>
              <w:rPr>
                <w:sz w:val="18"/>
              </w:rPr>
            </w:pPr>
          </w:p>
          <w:p w14:paraId="5F6C75CB" w14:textId="77777777" w:rsidR="0087730A" w:rsidRDefault="0087730A" w:rsidP="0087730A">
            <w:pPr>
              <w:pStyle w:val="TableParagraph"/>
              <w:spacing w:before="5"/>
              <w:rPr>
                <w:sz w:val="18"/>
              </w:rPr>
            </w:pPr>
          </w:p>
          <w:p w14:paraId="6745744F" w14:textId="06A42A6D" w:rsidR="0087730A" w:rsidRDefault="0087730A" w:rsidP="0087730A">
            <w:pPr>
              <w:rPr>
                <w:sz w:val="2"/>
                <w:szCs w:val="2"/>
              </w:rPr>
            </w:pPr>
            <w:r>
              <w:rPr>
                <w:sz w:val="18"/>
              </w:rPr>
              <w:t xml:space="preserve">  </w:t>
            </w:r>
            <w:r w:rsidRPr="003411BC">
              <w:rPr>
                <w:rFonts w:ascii="Verdana" w:eastAsia="Verdana" w:hAnsi="Verdana" w:cs="Verdana"/>
                <w:sz w:val="18"/>
                <w:szCs w:val="22"/>
              </w:rPr>
              <w:t>Release 2</w:t>
            </w:r>
          </w:p>
        </w:tc>
        <w:tc>
          <w:tcPr>
            <w:tcW w:w="1085" w:type="dxa"/>
          </w:tcPr>
          <w:p w14:paraId="484A5EA3" w14:textId="77777777" w:rsidR="0087730A" w:rsidRDefault="0087730A" w:rsidP="0087730A">
            <w:pPr>
              <w:pStyle w:val="TableParagraph"/>
              <w:rPr>
                <w:sz w:val="18"/>
              </w:rPr>
            </w:pPr>
          </w:p>
          <w:p w14:paraId="4B272CAE" w14:textId="77777777" w:rsidR="0087730A" w:rsidRDefault="0087730A" w:rsidP="0087730A">
            <w:pPr>
              <w:pStyle w:val="TableParagraph"/>
              <w:rPr>
                <w:sz w:val="18"/>
              </w:rPr>
            </w:pPr>
          </w:p>
          <w:p w14:paraId="02EBAEE3" w14:textId="77777777" w:rsidR="0087730A" w:rsidRDefault="0087730A" w:rsidP="0087730A">
            <w:pPr>
              <w:pStyle w:val="TableParagraph"/>
              <w:rPr>
                <w:sz w:val="18"/>
              </w:rPr>
            </w:pPr>
          </w:p>
          <w:p w14:paraId="6E8BFA00" w14:textId="48AB15DA" w:rsidR="0087730A" w:rsidRDefault="0087730A" w:rsidP="0087730A">
            <w:pPr>
              <w:pStyle w:val="TableParagraph"/>
              <w:rPr>
                <w:sz w:val="18"/>
              </w:rPr>
            </w:pPr>
            <w:r>
              <w:rPr>
                <w:sz w:val="18"/>
              </w:rPr>
              <w:t xml:space="preserve">  Phase </w:t>
            </w:r>
            <w:r w:rsidR="003411BC">
              <w:rPr>
                <w:sz w:val="18"/>
              </w:rPr>
              <w:t>1</w:t>
            </w:r>
            <w:r>
              <w:rPr>
                <w:sz w:val="18"/>
              </w:rPr>
              <w:t xml:space="preserve"> </w:t>
            </w:r>
          </w:p>
        </w:tc>
        <w:tc>
          <w:tcPr>
            <w:tcW w:w="2549" w:type="dxa"/>
          </w:tcPr>
          <w:p w14:paraId="16A8D1C3" w14:textId="77777777" w:rsidR="0087730A" w:rsidRDefault="0087730A" w:rsidP="0087730A">
            <w:pPr>
              <w:pStyle w:val="TableParagraph"/>
              <w:rPr>
                <w:sz w:val="18"/>
              </w:rPr>
            </w:pPr>
            <w:r>
              <w:rPr>
                <w:sz w:val="18"/>
              </w:rPr>
              <w:t xml:space="preserve">  </w:t>
            </w:r>
          </w:p>
          <w:p w14:paraId="114866AA" w14:textId="77777777" w:rsidR="0087730A" w:rsidRDefault="0087730A" w:rsidP="0087730A">
            <w:pPr>
              <w:pStyle w:val="TableParagraph"/>
              <w:rPr>
                <w:sz w:val="18"/>
              </w:rPr>
            </w:pPr>
          </w:p>
          <w:p w14:paraId="44F899BD" w14:textId="77777777" w:rsidR="0087730A" w:rsidRDefault="0087730A" w:rsidP="0087730A">
            <w:pPr>
              <w:pStyle w:val="TableParagraph"/>
              <w:rPr>
                <w:sz w:val="18"/>
              </w:rPr>
            </w:pPr>
          </w:p>
          <w:p w14:paraId="0B02C325" w14:textId="6F853D5B" w:rsidR="0087730A" w:rsidRDefault="0087730A" w:rsidP="0087730A">
            <w:pPr>
              <w:pStyle w:val="TableParagraph"/>
              <w:rPr>
                <w:sz w:val="18"/>
              </w:rPr>
            </w:pPr>
            <w:r>
              <w:rPr>
                <w:sz w:val="18"/>
              </w:rPr>
              <w:t xml:space="preserve">  Model Risk Management</w:t>
            </w:r>
          </w:p>
        </w:tc>
        <w:tc>
          <w:tcPr>
            <w:tcW w:w="4536" w:type="dxa"/>
          </w:tcPr>
          <w:p w14:paraId="1BA45F3F" w14:textId="77777777" w:rsidR="008D5AFB" w:rsidRDefault="008D5AFB" w:rsidP="008D5AFB">
            <w:pPr>
              <w:pStyle w:val="TableParagraph"/>
              <w:tabs>
                <w:tab w:val="left" w:pos="839"/>
              </w:tabs>
              <w:spacing w:line="235" w:lineRule="auto"/>
              <w:ind w:left="839" w:right="790"/>
              <w:rPr>
                <w:sz w:val="18"/>
              </w:rPr>
            </w:pPr>
          </w:p>
          <w:p w14:paraId="61A88C3C" w14:textId="0AA94AB9" w:rsidR="003411BC" w:rsidRPr="003411BC" w:rsidRDefault="003411BC">
            <w:pPr>
              <w:pStyle w:val="TableParagraph"/>
              <w:numPr>
                <w:ilvl w:val="0"/>
                <w:numId w:val="24"/>
              </w:numPr>
              <w:tabs>
                <w:tab w:val="left" w:pos="839"/>
              </w:tabs>
              <w:spacing w:line="235" w:lineRule="auto"/>
              <w:ind w:right="790"/>
              <w:rPr>
                <w:sz w:val="18"/>
              </w:rPr>
            </w:pPr>
            <w:commentRangeStart w:id="81"/>
            <w:r w:rsidRPr="003411BC">
              <w:rPr>
                <w:sz w:val="18"/>
              </w:rPr>
              <w:t>Model Inventory &amp; Classification</w:t>
            </w:r>
          </w:p>
          <w:p w14:paraId="1A18CB2B" w14:textId="4A2D2FE5" w:rsidR="003411BC" w:rsidRPr="003411BC" w:rsidRDefault="003411BC">
            <w:pPr>
              <w:pStyle w:val="TableParagraph"/>
              <w:numPr>
                <w:ilvl w:val="0"/>
                <w:numId w:val="24"/>
              </w:numPr>
              <w:tabs>
                <w:tab w:val="left" w:pos="839"/>
              </w:tabs>
              <w:spacing w:line="235" w:lineRule="auto"/>
              <w:ind w:right="790"/>
              <w:rPr>
                <w:sz w:val="18"/>
              </w:rPr>
            </w:pPr>
            <w:r w:rsidRPr="003411BC">
              <w:rPr>
                <w:sz w:val="18"/>
              </w:rPr>
              <w:t>Model Risk Assessment &amp; Tiering</w:t>
            </w:r>
          </w:p>
          <w:p w14:paraId="4436DD47" w14:textId="4EEDDBED" w:rsidR="003411BC" w:rsidRPr="003411BC" w:rsidRDefault="003411BC">
            <w:pPr>
              <w:pStyle w:val="TableParagraph"/>
              <w:numPr>
                <w:ilvl w:val="0"/>
                <w:numId w:val="24"/>
              </w:numPr>
              <w:tabs>
                <w:tab w:val="left" w:pos="839"/>
              </w:tabs>
              <w:spacing w:line="235" w:lineRule="auto"/>
              <w:ind w:right="790"/>
              <w:rPr>
                <w:sz w:val="18"/>
              </w:rPr>
            </w:pPr>
            <w:r w:rsidRPr="003411BC">
              <w:rPr>
                <w:sz w:val="18"/>
              </w:rPr>
              <w:t>Model Lifecycle &amp; Governance</w:t>
            </w:r>
          </w:p>
          <w:p w14:paraId="07D3D087" w14:textId="74D8D6B5" w:rsidR="003411BC" w:rsidRPr="003411BC" w:rsidRDefault="003411BC">
            <w:pPr>
              <w:pStyle w:val="TableParagraph"/>
              <w:numPr>
                <w:ilvl w:val="0"/>
                <w:numId w:val="24"/>
              </w:numPr>
              <w:tabs>
                <w:tab w:val="left" w:pos="839"/>
              </w:tabs>
              <w:spacing w:line="235" w:lineRule="auto"/>
              <w:ind w:right="790"/>
              <w:rPr>
                <w:sz w:val="18"/>
              </w:rPr>
            </w:pPr>
            <w:r w:rsidRPr="003411BC">
              <w:rPr>
                <w:sz w:val="18"/>
              </w:rPr>
              <w:t>Model Validation &amp; Monitoring</w:t>
            </w:r>
          </w:p>
          <w:p w14:paraId="04052090" w14:textId="5F3DFBB6" w:rsidR="0087730A" w:rsidRDefault="003411BC">
            <w:pPr>
              <w:pStyle w:val="TableParagraph"/>
              <w:numPr>
                <w:ilvl w:val="0"/>
                <w:numId w:val="24"/>
              </w:numPr>
              <w:tabs>
                <w:tab w:val="left" w:pos="839"/>
              </w:tabs>
              <w:spacing w:line="235" w:lineRule="auto"/>
              <w:ind w:right="790"/>
              <w:rPr>
                <w:sz w:val="18"/>
              </w:rPr>
            </w:pPr>
            <w:r w:rsidRPr="003411BC">
              <w:rPr>
                <w:sz w:val="18"/>
              </w:rPr>
              <w:t>Model Findings, Remediation &amp; Reporting</w:t>
            </w:r>
            <w:commentRangeEnd w:id="81"/>
            <w:r w:rsidR="00485A52">
              <w:rPr>
                <w:rStyle w:val="CommentReference"/>
                <w:sz w:val="18"/>
                <w:szCs w:val="22"/>
              </w:rPr>
              <w:commentReference w:id="81"/>
            </w:r>
          </w:p>
        </w:tc>
      </w:tr>
    </w:tbl>
    <w:p w14:paraId="6B07640D" w14:textId="77777777" w:rsidR="00DA51A5" w:rsidRDefault="00DA51A5">
      <w:pPr>
        <w:pStyle w:val="BodyText"/>
      </w:pPr>
    </w:p>
    <w:p w14:paraId="15963E29" w14:textId="77777777" w:rsidR="00DA51A5" w:rsidRDefault="00DA51A5">
      <w:pPr>
        <w:pStyle w:val="BodyText"/>
      </w:pPr>
    </w:p>
    <w:p w14:paraId="3FDB730D" w14:textId="77777777" w:rsidR="00DA51A5" w:rsidRDefault="00DA51A5">
      <w:pPr>
        <w:pStyle w:val="BodyText"/>
      </w:pPr>
    </w:p>
    <w:p w14:paraId="60D9907D" w14:textId="77777777" w:rsidR="00DA51A5" w:rsidRDefault="00DA51A5">
      <w:pPr>
        <w:pStyle w:val="BodyText"/>
      </w:pPr>
    </w:p>
    <w:p w14:paraId="1588F24A" w14:textId="77777777" w:rsidR="00DA51A5" w:rsidRDefault="00DA51A5">
      <w:pPr>
        <w:pStyle w:val="BodyText"/>
      </w:pPr>
    </w:p>
    <w:p w14:paraId="41C3C36B" w14:textId="77777777" w:rsidR="00DA51A5" w:rsidRDefault="00DA51A5">
      <w:pPr>
        <w:pStyle w:val="BodyText"/>
      </w:pPr>
    </w:p>
    <w:p w14:paraId="0E2CC51A" w14:textId="77777777" w:rsidR="00DA51A5" w:rsidRDefault="00DA51A5">
      <w:pPr>
        <w:pStyle w:val="BodyText"/>
      </w:pPr>
    </w:p>
    <w:p w14:paraId="66923921" w14:textId="77777777" w:rsidR="00DA51A5" w:rsidRDefault="00DA51A5">
      <w:pPr>
        <w:pStyle w:val="BodyText"/>
      </w:pPr>
    </w:p>
    <w:p w14:paraId="12A69A28" w14:textId="77777777" w:rsidR="00DA51A5" w:rsidRDefault="00DA51A5">
      <w:pPr>
        <w:pStyle w:val="BodyText"/>
      </w:pPr>
    </w:p>
    <w:p w14:paraId="1C74AAFA" w14:textId="77777777" w:rsidR="00DA51A5" w:rsidRDefault="00DA51A5">
      <w:pPr>
        <w:pStyle w:val="BodyText"/>
      </w:pPr>
    </w:p>
    <w:p w14:paraId="42D0065F" w14:textId="77777777" w:rsidR="00DA51A5" w:rsidRDefault="00DA51A5">
      <w:pPr>
        <w:pStyle w:val="BodyText"/>
      </w:pPr>
    </w:p>
    <w:p w14:paraId="41914447" w14:textId="77777777" w:rsidR="00DA51A5" w:rsidRDefault="00DA51A5">
      <w:pPr>
        <w:pStyle w:val="BodyText"/>
      </w:pPr>
    </w:p>
    <w:p w14:paraId="7CF5227E" w14:textId="77777777" w:rsidR="00DA51A5" w:rsidRDefault="00DA51A5">
      <w:pPr>
        <w:pStyle w:val="BodyText"/>
      </w:pPr>
    </w:p>
    <w:p w14:paraId="63393FA5" w14:textId="77777777" w:rsidR="00DA51A5" w:rsidRDefault="00DA51A5">
      <w:pPr>
        <w:pStyle w:val="BodyText"/>
      </w:pPr>
    </w:p>
    <w:p w14:paraId="264B9128" w14:textId="77777777" w:rsidR="00DA51A5" w:rsidRDefault="00DA51A5">
      <w:pPr>
        <w:pStyle w:val="BodyText"/>
      </w:pPr>
    </w:p>
    <w:p w14:paraId="3C0C7ACE" w14:textId="77777777" w:rsidR="00DA51A5" w:rsidRDefault="00DA51A5">
      <w:pPr>
        <w:pStyle w:val="BodyText"/>
      </w:pPr>
    </w:p>
    <w:p w14:paraId="45D0116B" w14:textId="77777777" w:rsidR="00DA51A5" w:rsidRDefault="00DA51A5">
      <w:pPr>
        <w:pStyle w:val="BodyText"/>
      </w:pPr>
    </w:p>
    <w:p w14:paraId="18B13D08" w14:textId="77777777" w:rsidR="00DA51A5" w:rsidRDefault="00DA51A5">
      <w:pPr>
        <w:pStyle w:val="BodyText"/>
      </w:pPr>
    </w:p>
    <w:p w14:paraId="627F25EF" w14:textId="77777777" w:rsidR="00DA51A5" w:rsidRDefault="00DA51A5">
      <w:pPr>
        <w:pStyle w:val="BodyText"/>
      </w:pPr>
    </w:p>
    <w:p w14:paraId="42DF2D59" w14:textId="77777777" w:rsidR="00DA51A5" w:rsidRDefault="00DA51A5">
      <w:pPr>
        <w:pStyle w:val="BodyText"/>
        <w:spacing w:before="191"/>
      </w:pPr>
    </w:p>
    <w:p w14:paraId="2D2D658C" w14:textId="77777777" w:rsidR="00DA51A5" w:rsidRDefault="00DA51A5">
      <w:pPr>
        <w:rPr>
          <w:sz w:val="13"/>
        </w:rPr>
        <w:sectPr w:rsidR="00DA51A5">
          <w:pgSz w:w="12240" w:h="15840"/>
          <w:pgMar w:top="1040" w:right="360" w:bottom="1500" w:left="1080" w:header="720" w:footer="1304" w:gutter="0"/>
          <w:cols w:space="720"/>
        </w:sectPr>
      </w:pPr>
    </w:p>
    <w:p w14:paraId="419D85C6" w14:textId="45AC5F01" w:rsidR="00DA51A5" w:rsidRDefault="00DA51A5">
      <w:pPr>
        <w:pStyle w:val="BodyText"/>
        <w:spacing w:before="59"/>
        <w:rPr>
          <w:sz w:val="28"/>
        </w:rPr>
      </w:pPr>
    </w:p>
    <w:p w14:paraId="5321D592" w14:textId="19B6B71D" w:rsidR="00DA51A5" w:rsidRDefault="00AB654C">
      <w:pPr>
        <w:pStyle w:val="Heading2"/>
      </w:pPr>
      <w:bookmarkStart w:id="82" w:name="_Toc242398787"/>
      <w:r>
        <w:rPr>
          <w:color w:val="041A77"/>
        </w:rPr>
        <w:t>Project</w:t>
      </w:r>
      <w:r>
        <w:rPr>
          <w:color w:val="041A77"/>
          <w:spacing w:val="-9"/>
        </w:rPr>
        <w:t xml:space="preserve"> </w:t>
      </w:r>
      <w:r>
        <w:rPr>
          <w:color w:val="041A77"/>
          <w:spacing w:val="-4"/>
        </w:rPr>
        <w:t>plan</w:t>
      </w:r>
      <w:bookmarkEnd w:id="82"/>
    </w:p>
    <w:p w14:paraId="508CC291" w14:textId="77777777" w:rsidR="00E162BF" w:rsidRPr="00697AC7" w:rsidRDefault="00E162BF" w:rsidP="00E162BF">
      <w:pPr>
        <w:pStyle w:val="BodyText"/>
        <w:spacing w:before="114"/>
        <w:ind w:left="360" w:right="1127"/>
        <w:rPr>
          <w:highlight w:val="yellow"/>
        </w:rPr>
      </w:pPr>
      <w:r w:rsidRPr="00697AC7">
        <w:rPr>
          <w:highlight w:val="yellow"/>
        </w:rPr>
        <w:t>At the initiation of the engagement, Archer will work with Handelsbanken to establish an initial engagement plan outlining the anticipated priorities, activities, resource allocation and target timeframes for the Residency Services. The engagement plan will be jointly reviewed and may be updated throughout the engagement based on Handelsbanken’s priorities, business needs and available resources.</w:t>
      </w:r>
    </w:p>
    <w:p w14:paraId="431118DB" w14:textId="77777777" w:rsidR="00E162BF" w:rsidRPr="00697AC7" w:rsidRDefault="00E162BF" w:rsidP="00E162BF">
      <w:pPr>
        <w:pStyle w:val="BodyText"/>
        <w:spacing w:before="114"/>
        <w:ind w:left="360" w:right="1127"/>
        <w:rPr>
          <w:highlight w:val="yellow"/>
        </w:rPr>
      </w:pPr>
      <w:commentRangeStart w:id="83"/>
      <w:r w:rsidRPr="00697AC7">
        <w:rPr>
          <w:highlight w:val="yellow"/>
        </w:rPr>
        <w:t xml:space="preserve">The Residency Services will be delivered </w:t>
      </w:r>
      <w:commentRangeStart w:id="84"/>
      <w:r w:rsidRPr="00697AC7">
        <w:rPr>
          <w:highlight w:val="yellow"/>
        </w:rPr>
        <w:t xml:space="preserve">on a time and resource availability basis </w:t>
      </w:r>
      <w:commentRangeEnd w:id="84"/>
      <w:r w:rsidR="0041769D" w:rsidRPr="00697AC7">
        <w:rPr>
          <w:rStyle w:val="CommentReference"/>
          <w:sz w:val="20"/>
          <w:szCs w:val="20"/>
          <w:highlight w:val="yellow"/>
        </w:rPr>
        <w:commentReference w:id="84"/>
      </w:r>
      <w:r w:rsidRPr="00697AC7">
        <w:rPr>
          <w:highlight w:val="yellow"/>
        </w:rPr>
        <w:t xml:space="preserve">using the Archer resources identified in this Statement of Work. </w:t>
      </w:r>
      <w:commentRangeStart w:id="85"/>
      <w:commentRangeStart w:id="86"/>
      <w:r w:rsidRPr="00697AC7">
        <w:rPr>
          <w:highlight w:val="yellow"/>
        </w:rPr>
        <w:t>Handelsbanken will be responsible for prioritising and approving the activities to be undertaken by the Archer resources within the agreed Residency capacity.</w:t>
      </w:r>
      <w:commentRangeEnd w:id="85"/>
      <w:r w:rsidR="00FF0207" w:rsidRPr="00697AC7">
        <w:rPr>
          <w:rStyle w:val="CommentReference"/>
          <w:sz w:val="20"/>
          <w:szCs w:val="20"/>
          <w:highlight w:val="yellow"/>
        </w:rPr>
        <w:commentReference w:id="85"/>
      </w:r>
      <w:commentRangeEnd w:id="86"/>
      <w:r w:rsidR="0041769D" w:rsidRPr="00697AC7">
        <w:rPr>
          <w:rStyle w:val="CommentReference"/>
          <w:sz w:val="20"/>
          <w:szCs w:val="20"/>
          <w:highlight w:val="yellow"/>
        </w:rPr>
        <w:commentReference w:id="86"/>
      </w:r>
      <w:commentRangeEnd w:id="83"/>
      <w:r w:rsidR="0041769D" w:rsidRPr="00697AC7">
        <w:rPr>
          <w:rStyle w:val="CommentReference"/>
          <w:sz w:val="20"/>
          <w:szCs w:val="20"/>
          <w:highlight w:val="yellow"/>
        </w:rPr>
        <w:commentReference w:id="83"/>
      </w:r>
    </w:p>
    <w:p w14:paraId="01F35DC8" w14:textId="77777777" w:rsidR="00E162BF" w:rsidRPr="00697AC7" w:rsidRDefault="00E162BF" w:rsidP="00E162BF">
      <w:pPr>
        <w:pStyle w:val="BodyText"/>
        <w:spacing w:before="114"/>
        <w:ind w:left="360" w:right="1127"/>
        <w:rPr>
          <w:highlight w:val="yellow"/>
        </w:rPr>
      </w:pPr>
      <w:r w:rsidRPr="00697AC7">
        <w:rPr>
          <w:highlight w:val="yellow"/>
        </w:rPr>
        <w:t>Archer will apply appropriate professional standards, resource planning and delivery governance in performing the Residency Services. Archer will use reasonable efforts to perform the activities requested by Handelsbanken within the available Residency capacity and in accordance with the agreed priorities.</w:t>
      </w:r>
    </w:p>
    <w:p w14:paraId="734ACBA1" w14:textId="4AE088B0" w:rsidR="0008680A" w:rsidRPr="003B40FB" w:rsidRDefault="00E162BF" w:rsidP="003B40FB">
      <w:pPr>
        <w:pStyle w:val="BodyText"/>
        <w:spacing w:before="114"/>
        <w:ind w:left="360" w:right="1127"/>
      </w:pPr>
      <w:r w:rsidRPr="00697AC7">
        <w:rPr>
          <w:highlight w:val="yellow"/>
        </w:rPr>
        <w:t xml:space="preserve">The activities, priorities and sequencing may be adjusted during the engagement by mutual agreement between the parties. Any activities that cannot reasonably be accommodated within the available Residency capacity, or that require additional resources, skills, effort or time beyond the agreed Residency Services, will be subject to mutual agreement and, where applicable, the applicable change control </w:t>
      </w:r>
      <w:commentRangeStart w:id="87"/>
      <w:r w:rsidRPr="00697AC7">
        <w:rPr>
          <w:highlight w:val="yellow"/>
        </w:rPr>
        <w:t>process</w:t>
      </w:r>
      <w:commentRangeEnd w:id="87"/>
      <w:r w:rsidR="00832EC2" w:rsidRPr="00697AC7">
        <w:rPr>
          <w:rStyle w:val="CommentReference"/>
          <w:sz w:val="20"/>
          <w:szCs w:val="20"/>
          <w:highlight w:val="yellow"/>
        </w:rPr>
        <w:commentReference w:id="87"/>
      </w:r>
      <w:r w:rsidRPr="00697AC7">
        <w:rPr>
          <w:highlight w:val="yellow"/>
        </w:rPr>
        <w:t>.</w:t>
      </w:r>
    </w:p>
    <w:p w14:paraId="28958DBF" w14:textId="77777777" w:rsidR="0008680A" w:rsidRDefault="0008680A">
      <w:pPr>
        <w:pStyle w:val="BodyText"/>
        <w:spacing w:before="6"/>
        <w:rPr>
          <w:sz w:val="9"/>
        </w:rPr>
      </w:pPr>
    </w:p>
    <w:p w14:paraId="167C7C77" w14:textId="77777777" w:rsidR="0008680A" w:rsidRDefault="0008680A">
      <w:pPr>
        <w:pStyle w:val="BodyText"/>
        <w:spacing w:before="6"/>
        <w:rPr>
          <w:sz w:val="9"/>
        </w:rPr>
      </w:pPr>
    </w:p>
    <w:p w14:paraId="713A5233" w14:textId="0C6B9695" w:rsidR="00DA51A5" w:rsidRDefault="00AB654C">
      <w:pPr>
        <w:pStyle w:val="BodyText"/>
        <w:spacing w:before="6"/>
        <w:rPr>
          <w:sz w:val="9"/>
        </w:rPr>
      </w:pPr>
      <w:commentRangeStart w:id="88"/>
      <w:commentRangeStart w:id="89"/>
      <w:r>
        <w:rPr>
          <w:noProof/>
          <w:sz w:val="9"/>
        </w:rPr>
        <w:drawing>
          <wp:anchor distT="0" distB="0" distL="0" distR="0" simplePos="0" relativeHeight="487593472" behindDoc="1" locked="0" layoutInCell="1" allowOverlap="1" wp14:anchorId="21E16E47" wp14:editId="6A906BB9">
            <wp:simplePos x="0" y="0"/>
            <wp:positionH relativeFrom="page">
              <wp:posOffset>911832</wp:posOffset>
            </wp:positionH>
            <wp:positionV relativeFrom="paragraph">
              <wp:posOffset>551346</wp:posOffset>
            </wp:positionV>
            <wp:extent cx="5961380" cy="2840355"/>
            <wp:effectExtent l="0" t="0" r="0" b="4445"/>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7">
                      <a:extLst>
                        <a:ext uri="{28A0092B-C50C-407E-A947-70E740481C1C}">
                          <a14:useLocalDpi xmlns:a14="http://schemas.microsoft.com/office/drawing/2010/main" val="0"/>
                        </a:ext>
                      </a:extLst>
                    </a:blip>
                    <a:stretch>
                      <a:fillRect/>
                    </a:stretch>
                  </pic:blipFill>
                  <pic:spPr>
                    <a:xfrm>
                      <a:off x="0" y="0"/>
                      <a:ext cx="5961380" cy="2840355"/>
                    </a:xfrm>
                    <a:prstGeom prst="rect">
                      <a:avLst/>
                    </a:prstGeom>
                  </pic:spPr>
                </pic:pic>
              </a:graphicData>
            </a:graphic>
            <wp14:sizeRelH relativeFrom="margin">
              <wp14:pctWidth>0</wp14:pctWidth>
            </wp14:sizeRelH>
          </wp:anchor>
        </w:drawing>
      </w:r>
      <w:commentRangeEnd w:id="89"/>
      <w:r w:rsidR="00832EC2">
        <w:rPr>
          <w:rStyle w:val="CommentReference"/>
          <w:sz w:val="9"/>
          <w:szCs w:val="20"/>
        </w:rPr>
        <w:commentReference w:id="89"/>
      </w:r>
      <w:commentRangeEnd w:id="88"/>
      <w:r w:rsidR="00832EC2">
        <w:rPr>
          <w:rStyle w:val="CommentReference"/>
          <w:sz w:val="9"/>
          <w:szCs w:val="20"/>
        </w:rPr>
        <w:commentReference w:id="88"/>
      </w:r>
    </w:p>
    <w:p w14:paraId="41C5D40D" w14:textId="77777777" w:rsidR="0008680A" w:rsidRPr="00697AC7" w:rsidRDefault="0008680A" w:rsidP="0008680A">
      <w:pPr>
        <w:pStyle w:val="Heading2"/>
        <w:rPr>
          <w:color w:val="041A77"/>
          <w:highlight w:val="yellow"/>
        </w:rPr>
      </w:pPr>
      <w:bookmarkStart w:id="90" w:name="_Toc242398788"/>
      <w:r w:rsidRPr="00697AC7">
        <w:rPr>
          <w:color w:val="041A77"/>
          <w:highlight w:val="yellow"/>
        </w:rPr>
        <w:t>Year 2 Transition and Continuous Improvement</w:t>
      </w:r>
      <w:bookmarkEnd w:id="90"/>
    </w:p>
    <w:p w14:paraId="5D64BD01" w14:textId="77777777" w:rsidR="0008680A" w:rsidRPr="00697AC7" w:rsidRDefault="0008680A" w:rsidP="0008680A">
      <w:pPr>
        <w:pStyle w:val="BodyText"/>
        <w:spacing w:before="114"/>
        <w:ind w:left="360" w:right="1127"/>
        <w:rPr>
          <w:highlight w:val="yellow"/>
        </w:rPr>
      </w:pPr>
      <w:r w:rsidRPr="00697AC7">
        <w:rPr>
          <w:highlight w:val="yellow"/>
        </w:rPr>
        <w:t>At the end of the initial 12-month Residency period, Archer and Handelsbanken may jointly review the outcomes achieved, lessons learned, and priorities for the following year.</w:t>
      </w:r>
    </w:p>
    <w:p w14:paraId="70966C49" w14:textId="74275EA6" w:rsidR="0008680A" w:rsidRPr="00697AC7" w:rsidRDefault="0008680A" w:rsidP="0008680A">
      <w:pPr>
        <w:pStyle w:val="BodyText"/>
        <w:spacing w:before="114"/>
        <w:ind w:left="360" w:right="1127"/>
        <w:rPr>
          <w:highlight w:val="yellow"/>
        </w:rPr>
      </w:pPr>
      <w:del w:id="91" w:author="Joanne Gregson" w:date="2026-10-09T16:54:00Z" w16du:dateUtc="2026-10-09T15:54:00Z">
        <w:r w:rsidRPr="00697AC7" w:rsidDel="00072E76">
          <w:rPr>
            <w:highlight w:val="yellow"/>
          </w:rPr>
          <w:delText>The next-year</w:delText>
        </w:r>
      </w:del>
      <w:ins w:id="92" w:author="Joanne Gregson" w:date="2026-10-09T16:54:00Z" w16du:dateUtc="2026-10-09T15:54:00Z">
        <w:r w:rsidR="00072E76">
          <w:rPr>
            <w:highlight w:val="yellow"/>
          </w:rPr>
          <w:t xml:space="preserve">Any further </w:t>
        </w:r>
      </w:ins>
      <w:del w:id="93" w:author="Joanne Gregson" w:date="2026-10-09T16:54:00Z" w16du:dateUtc="2026-10-09T15:54:00Z">
        <w:r w:rsidRPr="00697AC7" w:rsidDel="00072E76">
          <w:rPr>
            <w:highlight w:val="yellow"/>
          </w:rPr>
          <w:delText xml:space="preserve"> </w:delText>
        </w:r>
      </w:del>
      <w:r w:rsidRPr="00697AC7">
        <w:rPr>
          <w:highlight w:val="yellow"/>
        </w:rPr>
        <w:t>Residency</w:t>
      </w:r>
      <w:ins w:id="94" w:author="Joanne Gregson" w:date="2026-10-09T16:54:00Z" w16du:dateUtc="2026-10-09T15:54:00Z">
        <w:r w:rsidR="00072E76">
          <w:rPr>
            <w:highlight w:val="yellow"/>
          </w:rPr>
          <w:t xml:space="preserve"> required</w:t>
        </w:r>
      </w:ins>
      <w:r w:rsidRPr="00697AC7">
        <w:rPr>
          <w:highlight w:val="yellow"/>
        </w:rPr>
        <w:t xml:space="preserve"> may build on the foundation established during Year 1, with a focus on continuous improvement, optimisation and evolving business priorities. </w:t>
      </w:r>
    </w:p>
    <w:p w14:paraId="55C525C1" w14:textId="6C89623C" w:rsidR="0008680A" w:rsidRDefault="0008680A" w:rsidP="0008680A">
      <w:pPr>
        <w:pStyle w:val="BodyText"/>
        <w:spacing w:before="114"/>
        <w:ind w:left="360" w:right="1127"/>
      </w:pPr>
      <w:r w:rsidRPr="00697AC7">
        <w:rPr>
          <w:highlight w:val="yellow"/>
        </w:rPr>
        <w:t xml:space="preserve">The scope, resource allocation and priorities for the </w:t>
      </w:r>
      <w:del w:id="95" w:author="Joanne Gregson" w:date="2026-10-09T16:54:00Z" w16du:dateUtc="2026-10-09T15:54:00Z">
        <w:r w:rsidRPr="00697AC7" w:rsidDel="00072E76">
          <w:rPr>
            <w:highlight w:val="yellow"/>
          </w:rPr>
          <w:delText>subsequent year</w:delText>
        </w:r>
      </w:del>
      <w:ins w:id="96" w:author="Joanne Gregson" w:date="2026-10-09T16:54:00Z" w16du:dateUtc="2026-10-09T15:54:00Z">
        <w:r w:rsidR="00072E76">
          <w:rPr>
            <w:highlight w:val="yellow"/>
          </w:rPr>
          <w:t>any further Residency</w:t>
        </w:r>
      </w:ins>
      <w:r w:rsidRPr="00697AC7">
        <w:rPr>
          <w:highlight w:val="yellow"/>
        </w:rPr>
        <w:t xml:space="preserve"> will be mutually agreed between Archer and Handelsbanken and documented under the applicable renewal, Statement of Work or Order Form.</w:t>
      </w:r>
    </w:p>
    <w:p w14:paraId="657072A0" w14:textId="77777777" w:rsidR="00DA51A5" w:rsidRDefault="00DA51A5">
      <w:pPr>
        <w:pStyle w:val="BodyText"/>
        <w:rPr>
          <w:sz w:val="9"/>
        </w:rPr>
        <w:sectPr w:rsidR="00DA51A5">
          <w:pgSz w:w="12240" w:h="15840"/>
          <w:pgMar w:top="1040" w:right="360" w:bottom="1500" w:left="1080" w:header="720" w:footer="1304" w:gutter="0"/>
          <w:cols w:space="720"/>
        </w:sectPr>
      </w:pPr>
    </w:p>
    <w:p w14:paraId="25EA46F5" w14:textId="77777777" w:rsidR="00DA51A5" w:rsidRDefault="00DA51A5">
      <w:pPr>
        <w:pStyle w:val="BodyText"/>
        <w:spacing w:before="59"/>
        <w:rPr>
          <w:sz w:val="28"/>
        </w:rPr>
      </w:pPr>
    </w:p>
    <w:p w14:paraId="27B0EEE3" w14:textId="77777777" w:rsidR="00DA51A5" w:rsidRDefault="00AB654C">
      <w:pPr>
        <w:pStyle w:val="Heading1"/>
      </w:pPr>
      <w:bookmarkStart w:id="97" w:name="_Toc242398789"/>
      <w:r>
        <w:rPr>
          <w:color w:val="041A77"/>
        </w:rPr>
        <w:t>PROJECT</w:t>
      </w:r>
      <w:r>
        <w:rPr>
          <w:color w:val="041A77"/>
          <w:spacing w:val="-9"/>
        </w:rPr>
        <w:t xml:space="preserve"> </w:t>
      </w:r>
      <w:r>
        <w:rPr>
          <w:color w:val="041A77"/>
          <w:spacing w:val="-2"/>
        </w:rPr>
        <w:t>TASKS</w:t>
      </w:r>
      <w:bookmarkEnd w:id="97"/>
    </w:p>
    <w:p w14:paraId="49C931B0" w14:textId="77777777" w:rsidR="00DA51A5" w:rsidRDefault="00AB654C">
      <w:pPr>
        <w:pStyle w:val="Heading3"/>
        <w:spacing w:before="121"/>
      </w:pPr>
      <w:bookmarkStart w:id="98" w:name="_Toc242398790"/>
      <w:r>
        <w:rPr>
          <w:color w:val="041A77"/>
        </w:rPr>
        <w:t>Task</w:t>
      </w:r>
      <w:r>
        <w:rPr>
          <w:color w:val="041A77"/>
          <w:spacing w:val="-8"/>
        </w:rPr>
        <w:t xml:space="preserve"> </w:t>
      </w:r>
      <w:r>
        <w:rPr>
          <w:color w:val="041A77"/>
        </w:rPr>
        <w:t>1</w:t>
      </w:r>
      <w:r>
        <w:rPr>
          <w:color w:val="041A77"/>
          <w:spacing w:val="-5"/>
        </w:rPr>
        <w:t xml:space="preserve"> </w:t>
      </w:r>
      <w:r>
        <w:rPr>
          <w:color w:val="041A77"/>
        </w:rPr>
        <w:t>Kick-</w:t>
      </w:r>
      <w:r>
        <w:rPr>
          <w:color w:val="041A77"/>
          <w:spacing w:val="-5"/>
        </w:rPr>
        <w:t>off</w:t>
      </w:r>
      <w:bookmarkEnd w:id="98"/>
    </w:p>
    <w:p w14:paraId="468401C2" w14:textId="43652593" w:rsidR="00DA51A5" w:rsidRPr="00476F1A" w:rsidRDefault="00AB654C">
      <w:pPr>
        <w:pStyle w:val="BodyText"/>
        <w:spacing w:before="114"/>
        <w:ind w:left="360" w:right="1127"/>
      </w:pPr>
      <w:r w:rsidRPr="00476F1A">
        <w:rPr>
          <w:color w:val="000000"/>
        </w:rPr>
        <w:t xml:space="preserve">The Residency engagement will </w:t>
      </w:r>
      <w:r w:rsidR="006A6E11">
        <w:rPr>
          <w:color w:val="000000"/>
        </w:rPr>
        <w:t xml:space="preserve">include </w:t>
      </w:r>
      <w:r w:rsidRPr="00476F1A">
        <w:rPr>
          <w:color w:val="000000"/>
        </w:rPr>
        <w:t>a kickoff meeting with Handelsbanken to establish working arrangements, initial priorities and resource coordination, including the following activities:</w:t>
      </w:r>
    </w:p>
    <w:p w14:paraId="51443AA1" w14:textId="0E20A4E6" w:rsidR="00DA51A5" w:rsidRPr="00476F1A" w:rsidRDefault="00630885">
      <w:pPr>
        <w:pStyle w:val="ListParagraph"/>
        <w:numPr>
          <w:ilvl w:val="0"/>
          <w:numId w:val="23"/>
        </w:numPr>
        <w:tabs>
          <w:tab w:val="left" w:pos="1079"/>
        </w:tabs>
        <w:spacing w:before="123" w:line="243" w:lineRule="exact"/>
        <w:ind w:left="1079" w:hanging="359"/>
        <w:rPr>
          <w:sz w:val="20"/>
          <w:szCs w:val="20"/>
        </w:rPr>
      </w:pPr>
      <w:r w:rsidRPr="00476F1A">
        <w:rPr>
          <w:sz w:val="20"/>
          <w:szCs w:val="20"/>
        </w:rPr>
        <w:t xml:space="preserve">Understand </w:t>
      </w:r>
      <w:r w:rsidR="00AB654C" w:rsidRPr="00476F1A">
        <w:rPr>
          <w:sz w:val="20"/>
          <w:szCs w:val="20"/>
        </w:rPr>
        <w:t>the</w:t>
      </w:r>
      <w:r w:rsidR="00AB654C" w:rsidRPr="00476F1A">
        <w:rPr>
          <w:spacing w:val="-7"/>
          <w:sz w:val="20"/>
          <w:szCs w:val="20"/>
        </w:rPr>
        <w:t xml:space="preserve"> </w:t>
      </w:r>
      <w:r w:rsidR="00AB654C" w:rsidRPr="00476F1A">
        <w:rPr>
          <w:sz w:val="20"/>
          <w:szCs w:val="20"/>
        </w:rPr>
        <w:t>Statement</w:t>
      </w:r>
      <w:r w:rsidR="00AB654C" w:rsidRPr="00476F1A">
        <w:rPr>
          <w:spacing w:val="-7"/>
          <w:sz w:val="20"/>
          <w:szCs w:val="20"/>
        </w:rPr>
        <w:t xml:space="preserve"> </w:t>
      </w:r>
      <w:r w:rsidR="00AB654C" w:rsidRPr="00476F1A">
        <w:rPr>
          <w:sz w:val="20"/>
          <w:szCs w:val="20"/>
        </w:rPr>
        <w:t>of</w:t>
      </w:r>
      <w:r w:rsidR="00AB654C" w:rsidRPr="00476F1A">
        <w:rPr>
          <w:spacing w:val="-7"/>
          <w:sz w:val="20"/>
          <w:szCs w:val="20"/>
        </w:rPr>
        <w:t xml:space="preserve"> </w:t>
      </w:r>
      <w:r w:rsidR="00AB654C" w:rsidRPr="00476F1A">
        <w:rPr>
          <w:sz w:val="20"/>
          <w:szCs w:val="20"/>
        </w:rPr>
        <w:t>Work</w:t>
      </w:r>
      <w:r w:rsidR="008D41C9" w:rsidRPr="00476F1A">
        <w:rPr>
          <w:sz w:val="20"/>
          <w:szCs w:val="20"/>
        </w:rPr>
        <w:t xml:space="preserve">, </w:t>
      </w:r>
      <w:r w:rsidR="00AB654C" w:rsidRPr="00476F1A">
        <w:rPr>
          <w:sz w:val="20"/>
          <w:szCs w:val="20"/>
        </w:rPr>
        <w:t>tasks</w:t>
      </w:r>
      <w:r w:rsidR="00AB654C" w:rsidRPr="00476F1A">
        <w:rPr>
          <w:spacing w:val="-7"/>
          <w:sz w:val="20"/>
          <w:szCs w:val="20"/>
        </w:rPr>
        <w:t xml:space="preserve"> </w:t>
      </w:r>
      <w:r w:rsidR="00AB654C" w:rsidRPr="00476F1A">
        <w:rPr>
          <w:sz w:val="20"/>
          <w:szCs w:val="20"/>
        </w:rPr>
        <w:t>and</w:t>
      </w:r>
      <w:r w:rsidR="00AB654C" w:rsidRPr="00476F1A">
        <w:rPr>
          <w:spacing w:val="-7"/>
          <w:sz w:val="20"/>
          <w:szCs w:val="20"/>
        </w:rPr>
        <w:t xml:space="preserve"> </w:t>
      </w:r>
      <w:r w:rsidR="00AB654C" w:rsidRPr="00476F1A">
        <w:rPr>
          <w:spacing w:val="-2"/>
          <w:sz w:val="20"/>
          <w:szCs w:val="20"/>
        </w:rPr>
        <w:t>responsibilities.</w:t>
      </w:r>
    </w:p>
    <w:p w14:paraId="418A1372" w14:textId="77777777" w:rsidR="00DA51A5" w:rsidRPr="00476F1A" w:rsidRDefault="00AB654C">
      <w:pPr>
        <w:pStyle w:val="ListParagraph"/>
        <w:numPr>
          <w:ilvl w:val="0"/>
          <w:numId w:val="23"/>
        </w:numPr>
        <w:tabs>
          <w:tab w:val="left" w:pos="1080"/>
        </w:tabs>
        <w:ind w:right="1282"/>
        <w:rPr>
          <w:sz w:val="20"/>
          <w:szCs w:val="20"/>
        </w:rPr>
      </w:pPr>
      <w:r w:rsidRPr="00476F1A">
        <w:rPr>
          <w:color w:val="000000"/>
          <w:sz w:val="20"/>
          <w:szCs w:val="20"/>
        </w:rPr>
        <w:t>Coordinate a high-level residency review, including delivery approach, project team and consultant resourcing.</w:t>
      </w:r>
    </w:p>
    <w:p w14:paraId="4D65C7D1" w14:textId="5390D72F" w:rsidR="006A51FF" w:rsidRPr="00476F1A" w:rsidRDefault="00AB654C">
      <w:pPr>
        <w:pStyle w:val="ListParagraph"/>
        <w:numPr>
          <w:ilvl w:val="0"/>
          <w:numId w:val="23"/>
        </w:numPr>
        <w:tabs>
          <w:tab w:val="left" w:pos="1080"/>
        </w:tabs>
        <w:spacing w:before="1" w:line="237" w:lineRule="auto"/>
        <w:ind w:right="1584"/>
        <w:rPr>
          <w:sz w:val="20"/>
          <w:szCs w:val="20"/>
        </w:rPr>
      </w:pPr>
      <w:r w:rsidRPr="00476F1A">
        <w:rPr>
          <w:color w:val="000000"/>
          <w:sz w:val="20"/>
          <w:szCs w:val="20"/>
        </w:rPr>
        <w:t>Discuss access, environment and third-party prerequisites affecting the prioritised residency activities.</w:t>
      </w:r>
    </w:p>
    <w:p w14:paraId="3FB96F18" w14:textId="31201088" w:rsidR="00DA51A5" w:rsidRPr="00476F1A" w:rsidRDefault="00AB654C">
      <w:pPr>
        <w:pStyle w:val="ListParagraph"/>
        <w:numPr>
          <w:ilvl w:val="0"/>
          <w:numId w:val="23"/>
        </w:numPr>
        <w:tabs>
          <w:tab w:val="left" w:pos="1079"/>
        </w:tabs>
        <w:spacing w:before="1" w:line="237" w:lineRule="auto"/>
        <w:ind w:right="1584"/>
        <w:rPr>
          <w:sz w:val="20"/>
          <w:szCs w:val="20"/>
        </w:rPr>
      </w:pPr>
      <w:r w:rsidRPr="00476F1A">
        <w:rPr>
          <w:color w:val="000000"/>
          <w:sz w:val="20"/>
          <w:szCs w:val="20"/>
        </w:rPr>
        <w:t>Discuss initial residency priorities and develop an indicative, capacity-based engagement plan.</w:t>
      </w:r>
    </w:p>
    <w:p w14:paraId="4A6D3D4C" w14:textId="77777777" w:rsidR="00464936" w:rsidRPr="00476F1A" w:rsidRDefault="00464936" w:rsidP="00464936">
      <w:pPr>
        <w:tabs>
          <w:tab w:val="left" w:pos="1079"/>
        </w:tabs>
        <w:spacing w:before="2"/>
        <w:rPr>
          <w:rFonts w:ascii="Verdana" w:hAnsi="Verdana"/>
          <w:sz w:val="20"/>
          <w:szCs w:val="20"/>
        </w:rPr>
      </w:pPr>
    </w:p>
    <w:p w14:paraId="43B67B11" w14:textId="105832ED" w:rsidR="00464936" w:rsidRPr="00476F1A" w:rsidRDefault="00464936" w:rsidP="00330424">
      <w:pPr>
        <w:pStyle w:val="BodyText"/>
        <w:spacing w:before="114"/>
        <w:ind w:left="360" w:right="1127"/>
      </w:pPr>
      <w:r w:rsidRPr="00476F1A">
        <w:t>The agenda for the project kick off meeting will be as follows:</w:t>
      </w:r>
    </w:p>
    <w:p w14:paraId="295B3886" w14:textId="77777777" w:rsidR="00464936" w:rsidRPr="00476F1A" w:rsidRDefault="00464936" w:rsidP="00464936">
      <w:pPr>
        <w:tabs>
          <w:tab w:val="left" w:pos="1079"/>
        </w:tabs>
        <w:spacing w:before="2"/>
        <w:rPr>
          <w:rFonts w:ascii="Verdana" w:eastAsia="Verdana" w:hAnsi="Verdana" w:cs="Verdana"/>
          <w:sz w:val="20"/>
          <w:szCs w:val="20"/>
        </w:rPr>
      </w:pPr>
    </w:p>
    <w:p w14:paraId="33F31829" w14:textId="77777777" w:rsidR="00464936" w:rsidRPr="00476F1A" w:rsidRDefault="00464936">
      <w:pPr>
        <w:numPr>
          <w:ilvl w:val="0"/>
          <w:numId w:val="32"/>
        </w:numPr>
        <w:tabs>
          <w:tab w:val="clear" w:pos="720"/>
          <w:tab w:val="left" w:pos="1079"/>
          <w:tab w:val="num" w:pos="1134"/>
        </w:tabs>
        <w:spacing w:before="2"/>
        <w:ind w:left="1134"/>
        <w:rPr>
          <w:rFonts w:ascii="Verdana" w:eastAsia="Verdana" w:hAnsi="Verdana" w:cs="Verdana"/>
          <w:sz w:val="20"/>
          <w:szCs w:val="20"/>
        </w:rPr>
      </w:pPr>
      <w:r w:rsidRPr="00476F1A">
        <w:rPr>
          <w:rFonts w:ascii="Verdana" w:eastAsia="Verdana" w:hAnsi="Verdana" w:cs="Verdana"/>
          <w:sz w:val="20"/>
          <w:szCs w:val="20"/>
        </w:rPr>
        <w:t>Introductions</w:t>
      </w:r>
    </w:p>
    <w:p w14:paraId="0FF29911" w14:textId="77777777" w:rsidR="00464936" w:rsidRPr="00476F1A" w:rsidRDefault="00464936">
      <w:pPr>
        <w:numPr>
          <w:ilvl w:val="0"/>
          <w:numId w:val="32"/>
        </w:numPr>
        <w:tabs>
          <w:tab w:val="clear" w:pos="720"/>
          <w:tab w:val="left" w:pos="1079"/>
          <w:tab w:val="num" w:pos="1134"/>
        </w:tabs>
        <w:spacing w:before="2"/>
        <w:ind w:left="1134"/>
        <w:rPr>
          <w:rFonts w:ascii="Verdana" w:eastAsia="Verdana" w:hAnsi="Verdana" w:cs="Verdana"/>
          <w:sz w:val="20"/>
          <w:szCs w:val="20"/>
        </w:rPr>
      </w:pPr>
      <w:r w:rsidRPr="00476F1A">
        <w:rPr>
          <w:rFonts w:ascii="Verdana" w:eastAsia="Verdana" w:hAnsi="Verdana" w:cs="Verdana"/>
          <w:sz w:val="20"/>
          <w:szCs w:val="20"/>
        </w:rPr>
        <w:t>Archer / Handelsbanken Team Hierarchy</w:t>
      </w:r>
    </w:p>
    <w:p w14:paraId="68E6CF2E" w14:textId="77777777" w:rsidR="00464936" w:rsidRPr="00476F1A" w:rsidRDefault="00464936">
      <w:pPr>
        <w:numPr>
          <w:ilvl w:val="0"/>
          <w:numId w:val="32"/>
        </w:numPr>
        <w:tabs>
          <w:tab w:val="clear" w:pos="720"/>
          <w:tab w:val="left" w:pos="1079"/>
          <w:tab w:val="num" w:pos="1134"/>
        </w:tabs>
        <w:spacing w:before="2"/>
        <w:ind w:left="1134"/>
        <w:rPr>
          <w:rFonts w:ascii="Verdana" w:eastAsia="Verdana" w:hAnsi="Verdana" w:cs="Verdana"/>
          <w:sz w:val="20"/>
          <w:szCs w:val="20"/>
        </w:rPr>
      </w:pPr>
      <w:r w:rsidRPr="00476F1A">
        <w:rPr>
          <w:rFonts w:ascii="Verdana" w:eastAsia="Verdana" w:hAnsi="Verdana" w:cs="Verdana"/>
          <w:sz w:val="20"/>
          <w:szCs w:val="20"/>
        </w:rPr>
        <w:t>Scope review</w:t>
      </w:r>
    </w:p>
    <w:p w14:paraId="79A705C7" w14:textId="77777777" w:rsidR="00464936" w:rsidRPr="00476F1A" w:rsidRDefault="00464936">
      <w:pPr>
        <w:numPr>
          <w:ilvl w:val="0"/>
          <w:numId w:val="32"/>
        </w:numPr>
        <w:tabs>
          <w:tab w:val="clear" w:pos="720"/>
          <w:tab w:val="left" w:pos="1079"/>
          <w:tab w:val="num" w:pos="1134"/>
        </w:tabs>
        <w:spacing w:before="2"/>
        <w:ind w:left="1134"/>
        <w:rPr>
          <w:rFonts w:ascii="Verdana" w:eastAsia="Verdana" w:hAnsi="Verdana" w:cs="Verdana"/>
          <w:sz w:val="20"/>
          <w:szCs w:val="20"/>
        </w:rPr>
      </w:pPr>
      <w:r w:rsidRPr="00476F1A">
        <w:rPr>
          <w:rFonts w:ascii="Verdana" w:eastAsia="Verdana" w:hAnsi="Verdana" w:cs="Verdana"/>
          <w:color w:val="000000"/>
          <w:sz w:val="20"/>
          <w:szCs w:val="20"/>
        </w:rPr>
        <w:t>Archer residency delivery approach and use of Archer implementation practices where appropriate</w:t>
      </w:r>
    </w:p>
    <w:p w14:paraId="68CAF0B2" w14:textId="0AAB8A52" w:rsidR="00F66D1C" w:rsidRPr="00476F1A" w:rsidRDefault="00072E76">
      <w:pPr>
        <w:numPr>
          <w:ilvl w:val="0"/>
          <w:numId w:val="32"/>
        </w:numPr>
        <w:tabs>
          <w:tab w:val="clear" w:pos="720"/>
          <w:tab w:val="left" w:pos="1079"/>
          <w:tab w:val="num" w:pos="1134"/>
        </w:tabs>
        <w:spacing w:before="2"/>
        <w:ind w:left="1134"/>
        <w:rPr>
          <w:rFonts w:ascii="Verdana" w:eastAsia="Verdana" w:hAnsi="Verdana" w:cs="Verdana"/>
          <w:sz w:val="20"/>
          <w:szCs w:val="20"/>
        </w:rPr>
      </w:pPr>
      <w:ins w:id="99" w:author="Joanne Gregson" w:date="2026-10-09T16:55:00Z" w16du:dateUtc="2026-10-09T15:55:00Z">
        <w:r>
          <w:rPr>
            <w:rFonts w:ascii="Verdana" w:eastAsia="Verdana" w:hAnsi="Verdana" w:cs="Verdana"/>
            <w:color w:val="000000"/>
            <w:sz w:val="20"/>
            <w:szCs w:val="20"/>
          </w:rPr>
          <w:t xml:space="preserve">High Level Plan, </w:t>
        </w:r>
      </w:ins>
      <w:r w:rsidR="00F66D1C" w:rsidRPr="00476F1A">
        <w:rPr>
          <w:rFonts w:ascii="Verdana" w:eastAsia="Verdana" w:hAnsi="Verdana" w:cs="Verdana"/>
          <w:color w:val="000000"/>
          <w:sz w:val="20"/>
          <w:szCs w:val="20"/>
        </w:rPr>
        <w:t>Residency priorities, indicative sequencing and review checkpoints (not fixed delivery milestones)</w:t>
      </w:r>
    </w:p>
    <w:p w14:paraId="50D9B21A" w14:textId="77777777" w:rsidR="00464936" w:rsidRPr="00476F1A" w:rsidRDefault="00464936">
      <w:pPr>
        <w:numPr>
          <w:ilvl w:val="0"/>
          <w:numId w:val="32"/>
        </w:numPr>
        <w:tabs>
          <w:tab w:val="clear" w:pos="720"/>
          <w:tab w:val="left" w:pos="1079"/>
          <w:tab w:val="num" w:pos="1134"/>
        </w:tabs>
        <w:spacing w:before="2"/>
        <w:ind w:left="1134"/>
        <w:rPr>
          <w:rFonts w:ascii="Verdana" w:eastAsia="Verdana" w:hAnsi="Verdana" w:cs="Verdana"/>
          <w:sz w:val="20"/>
          <w:szCs w:val="20"/>
        </w:rPr>
      </w:pPr>
      <w:r w:rsidRPr="00476F1A">
        <w:rPr>
          <w:rFonts w:ascii="Verdana" w:eastAsia="Verdana" w:hAnsi="Verdana" w:cs="Verdana"/>
          <w:sz w:val="20"/>
          <w:szCs w:val="20"/>
        </w:rPr>
        <w:t>Project Governance</w:t>
      </w:r>
    </w:p>
    <w:p w14:paraId="4A926371" w14:textId="46A53899" w:rsidR="00464936" w:rsidRPr="00476F1A" w:rsidRDefault="00464936">
      <w:pPr>
        <w:numPr>
          <w:ilvl w:val="0"/>
          <w:numId w:val="32"/>
        </w:numPr>
        <w:tabs>
          <w:tab w:val="clear" w:pos="720"/>
          <w:tab w:val="left" w:pos="1079"/>
          <w:tab w:val="num" w:pos="1134"/>
        </w:tabs>
        <w:spacing w:before="2"/>
        <w:ind w:left="1134"/>
        <w:rPr>
          <w:rFonts w:ascii="Verdana" w:eastAsia="Verdana" w:hAnsi="Verdana" w:cs="Verdana"/>
          <w:sz w:val="20"/>
          <w:szCs w:val="20"/>
        </w:rPr>
      </w:pPr>
      <w:r w:rsidRPr="00476F1A">
        <w:rPr>
          <w:rFonts w:ascii="Verdana" w:eastAsia="Verdana" w:hAnsi="Verdana" w:cs="Verdana"/>
          <w:color w:val="000000"/>
          <w:sz w:val="20"/>
          <w:szCs w:val="20"/>
        </w:rPr>
        <w:t>Next steps (including prioritised solution workshops where appropriate)</w:t>
      </w:r>
    </w:p>
    <w:p w14:paraId="6CFDB147" w14:textId="77777777" w:rsidR="00464936" w:rsidRPr="00476F1A" w:rsidRDefault="00464936">
      <w:pPr>
        <w:numPr>
          <w:ilvl w:val="0"/>
          <w:numId w:val="32"/>
        </w:numPr>
        <w:tabs>
          <w:tab w:val="clear" w:pos="720"/>
          <w:tab w:val="left" w:pos="1079"/>
          <w:tab w:val="num" w:pos="1134"/>
        </w:tabs>
        <w:spacing w:before="2"/>
        <w:ind w:left="1134"/>
        <w:rPr>
          <w:rFonts w:ascii="Verdana" w:eastAsia="Verdana" w:hAnsi="Verdana" w:cs="Verdana"/>
          <w:sz w:val="20"/>
          <w:szCs w:val="20"/>
        </w:rPr>
      </w:pPr>
      <w:r w:rsidRPr="00476F1A">
        <w:rPr>
          <w:rFonts w:ascii="Verdana" w:eastAsia="Verdana" w:hAnsi="Verdana" w:cs="Verdana"/>
          <w:sz w:val="20"/>
          <w:szCs w:val="20"/>
        </w:rPr>
        <w:t>Success factors and Client involvement</w:t>
      </w:r>
    </w:p>
    <w:p w14:paraId="5B86D8B8" w14:textId="77777777" w:rsidR="00464936" w:rsidRPr="00476F1A" w:rsidRDefault="00464936">
      <w:pPr>
        <w:numPr>
          <w:ilvl w:val="0"/>
          <w:numId w:val="32"/>
        </w:numPr>
        <w:tabs>
          <w:tab w:val="clear" w:pos="720"/>
          <w:tab w:val="left" w:pos="1079"/>
          <w:tab w:val="num" w:pos="1134"/>
        </w:tabs>
        <w:spacing w:before="2"/>
        <w:ind w:left="1134"/>
        <w:rPr>
          <w:rFonts w:ascii="Verdana" w:eastAsia="Verdana" w:hAnsi="Verdana" w:cs="Verdana"/>
          <w:sz w:val="20"/>
          <w:szCs w:val="20"/>
        </w:rPr>
      </w:pPr>
      <w:r w:rsidRPr="00476F1A">
        <w:rPr>
          <w:rFonts w:ascii="Verdana" w:eastAsia="Verdana" w:hAnsi="Verdana" w:cs="Verdana"/>
          <w:sz w:val="20"/>
          <w:szCs w:val="20"/>
        </w:rPr>
        <w:t>Client feedback / CSAT</w:t>
      </w:r>
    </w:p>
    <w:p w14:paraId="4A0EDC81" w14:textId="09B5B4DC" w:rsidR="00464936" w:rsidRPr="001166BE" w:rsidRDefault="00464936" w:rsidP="00464936">
      <w:pPr>
        <w:tabs>
          <w:tab w:val="left" w:pos="1079"/>
        </w:tabs>
        <w:spacing w:before="2"/>
        <w:rPr>
          <w:sz w:val="20"/>
        </w:rPr>
        <w:sectPr w:rsidR="00464936" w:rsidRPr="001166BE">
          <w:pgSz w:w="12240" w:h="15840"/>
          <w:pgMar w:top="1040" w:right="360" w:bottom="1500" w:left="1080" w:header="720" w:footer="1304" w:gutter="0"/>
          <w:cols w:space="720"/>
        </w:sectPr>
      </w:pPr>
    </w:p>
    <w:p w14:paraId="372E1768" w14:textId="7BC1F1C8" w:rsidR="00DA51A5" w:rsidRDefault="00DA51A5">
      <w:pPr>
        <w:pStyle w:val="BodyText"/>
        <w:spacing w:before="85"/>
        <w:rPr>
          <w:sz w:val="26"/>
        </w:rPr>
      </w:pPr>
    </w:p>
    <w:p w14:paraId="7E44C2C0" w14:textId="77777777" w:rsidR="00DA51A5" w:rsidRDefault="00AB654C">
      <w:pPr>
        <w:pStyle w:val="Heading3"/>
      </w:pPr>
      <w:bookmarkStart w:id="100" w:name="_Toc242398791"/>
      <w:r>
        <w:rPr>
          <w:color w:val="041A77"/>
        </w:rPr>
        <w:t>Task</w:t>
      </w:r>
      <w:r>
        <w:rPr>
          <w:color w:val="041A77"/>
          <w:spacing w:val="-7"/>
        </w:rPr>
        <w:t xml:space="preserve"> </w:t>
      </w:r>
      <w:r>
        <w:rPr>
          <w:color w:val="041A77"/>
        </w:rPr>
        <w:t>2</w:t>
      </w:r>
      <w:r>
        <w:rPr>
          <w:color w:val="041A77"/>
          <w:spacing w:val="-4"/>
        </w:rPr>
        <w:t xml:space="preserve"> </w:t>
      </w:r>
      <w:r>
        <w:rPr>
          <w:color w:val="041A77"/>
        </w:rPr>
        <w:t>Solution</w:t>
      </w:r>
      <w:r>
        <w:rPr>
          <w:color w:val="041A77"/>
          <w:spacing w:val="-6"/>
        </w:rPr>
        <w:t xml:space="preserve"> </w:t>
      </w:r>
      <w:r>
        <w:rPr>
          <w:color w:val="041A77"/>
          <w:spacing w:val="-2"/>
        </w:rPr>
        <w:t>Workshops</w:t>
      </w:r>
      <w:bookmarkEnd w:id="100"/>
    </w:p>
    <w:p w14:paraId="2EF03504" w14:textId="3626ECAD" w:rsidR="00DA51A5" w:rsidRDefault="00AB654C">
      <w:pPr>
        <w:pStyle w:val="BodyText"/>
        <w:spacing w:before="114"/>
        <w:ind w:left="360" w:right="1127"/>
      </w:pPr>
      <w:r>
        <w:rPr>
          <w:color w:val="000000"/>
        </w:rPr>
        <w:t>As part of the Residency Services, Archer may facilitate workshops to review Archer Baseline Configurations for the solution areas in scope and jointly identify configuration requirements for prioritisation within available residency capacity.</w:t>
      </w:r>
    </w:p>
    <w:p w14:paraId="502E9845" w14:textId="77777777" w:rsidR="00DA51A5" w:rsidRDefault="00DA51A5">
      <w:pPr>
        <w:pStyle w:val="BodyText"/>
      </w:pPr>
    </w:p>
    <w:p w14:paraId="2694634A" w14:textId="77777777" w:rsidR="00DA51A5" w:rsidRDefault="00AB654C">
      <w:pPr>
        <w:pStyle w:val="BodyText"/>
        <w:ind w:left="360" w:right="1127"/>
      </w:pPr>
      <w:r w:rsidRPr="00476F1A">
        <w:rPr>
          <w:b/>
          <w:bCs/>
          <w:color w:val="000000"/>
        </w:rPr>
        <w:t>Indicative Week 1 activity:</w:t>
      </w:r>
      <w:r>
        <w:rPr>
          <w:color w:val="000000"/>
        </w:rPr>
        <w:t xml:space="preserve"> Handelsbanken reviews the relevant baseline solution and identifies potential minor configurations and/or data import needs for consideration in the residency backlog.</w:t>
      </w:r>
    </w:p>
    <w:p w14:paraId="25B1C7A8" w14:textId="77777777" w:rsidR="00DA51A5" w:rsidRDefault="00DA51A5">
      <w:pPr>
        <w:pStyle w:val="BodyText"/>
      </w:pPr>
    </w:p>
    <w:p w14:paraId="30452D3B" w14:textId="77777777" w:rsidR="00DA51A5" w:rsidRDefault="00AB654C">
      <w:pPr>
        <w:pStyle w:val="BodyText"/>
        <w:ind w:left="360" w:right="1127"/>
      </w:pPr>
      <w:r w:rsidRPr="00476F1A">
        <w:rPr>
          <w:b/>
          <w:bCs/>
          <w:color w:val="000000"/>
        </w:rPr>
        <w:t>Indicative Week 2 activity:</w:t>
      </w:r>
      <w:r>
        <w:rPr>
          <w:color w:val="000000"/>
        </w:rPr>
        <w:t xml:space="preserve"> Archer and Handelsbanken review gaps, agree priorities and determine which activities may reasonably be undertaken within available residency capacity; these weeks are planning guidance, not fixed milestones.</w:t>
      </w:r>
    </w:p>
    <w:p w14:paraId="4D8D5996" w14:textId="155042C9" w:rsidR="001166BE" w:rsidRDefault="001166BE">
      <w:pPr>
        <w:pStyle w:val="BodyText"/>
        <w:spacing w:before="124"/>
        <w:ind w:left="360" w:right="1127"/>
      </w:pPr>
      <w:r w:rsidRPr="008B44CC">
        <w:rPr>
          <w:color w:val="000000"/>
        </w:rPr>
        <w:t xml:space="preserve">Changes in priorities or user stories within the agreed residency capacity may be managed through joint backlog review. </w:t>
      </w:r>
      <w:commentRangeStart w:id="101"/>
      <w:r w:rsidRPr="008B44CC">
        <w:rPr>
          <w:color w:val="000000"/>
        </w:rPr>
        <w:t>Additional resources, fees, material contractual scope changes or work expressly excluded from the Residency Services require mutual agreement and, where applicable, a Project Change Order under Schedule 4 of the Master Service Agreement.</w:t>
      </w:r>
      <w:commentRangeEnd w:id="101"/>
      <w:r w:rsidR="008E51CD">
        <w:rPr>
          <w:rStyle w:val="CommentReference"/>
          <w:sz w:val="20"/>
          <w:szCs w:val="20"/>
        </w:rPr>
        <w:commentReference w:id="101"/>
      </w:r>
    </w:p>
    <w:p w14:paraId="3594336E" w14:textId="77777777" w:rsidR="00DA51A5" w:rsidRDefault="00AB654C">
      <w:pPr>
        <w:pStyle w:val="Heading4"/>
        <w:spacing w:before="119"/>
      </w:pPr>
      <w:r>
        <w:t>Task</w:t>
      </w:r>
      <w:r>
        <w:rPr>
          <w:spacing w:val="-11"/>
        </w:rPr>
        <w:t xml:space="preserve"> </w:t>
      </w:r>
      <w:r>
        <w:t>assumptions</w:t>
      </w:r>
      <w:r>
        <w:rPr>
          <w:spacing w:val="-9"/>
        </w:rPr>
        <w:t xml:space="preserve"> </w:t>
      </w:r>
      <w:r>
        <w:t>and</w:t>
      </w:r>
      <w:r>
        <w:rPr>
          <w:spacing w:val="-9"/>
        </w:rPr>
        <w:t xml:space="preserve"> </w:t>
      </w:r>
      <w:r>
        <w:rPr>
          <w:spacing w:val="-2"/>
        </w:rPr>
        <w:t>limitations:</w:t>
      </w:r>
    </w:p>
    <w:p w14:paraId="1185D9CE" w14:textId="39773A70" w:rsidR="00DA51A5" w:rsidRDefault="00AB654C">
      <w:pPr>
        <w:pStyle w:val="ListParagraph"/>
        <w:numPr>
          <w:ilvl w:val="0"/>
          <w:numId w:val="23"/>
        </w:numPr>
        <w:tabs>
          <w:tab w:val="left" w:pos="1080"/>
        </w:tabs>
        <w:spacing w:before="237"/>
        <w:ind w:right="1547"/>
        <w:rPr>
          <w:rFonts w:ascii="Symbol" w:hAnsi="Symbol"/>
          <w:sz w:val="20"/>
        </w:rPr>
      </w:pPr>
      <w:r>
        <w:rPr>
          <w:sz w:val="20"/>
        </w:rPr>
        <w:t>Handelsbanken</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responsible</w:t>
      </w:r>
      <w:r>
        <w:rPr>
          <w:spacing w:val="-4"/>
          <w:sz w:val="20"/>
        </w:rPr>
        <w:t xml:space="preserve"> </w:t>
      </w:r>
      <w:r>
        <w:rPr>
          <w:sz w:val="20"/>
        </w:rPr>
        <w:t>for</w:t>
      </w:r>
      <w:r>
        <w:rPr>
          <w:spacing w:val="-4"/>
          <w:sz w:val="20"/>
        </w:rPr>
        <w:t xml:space="preserve"> </w:t>
      </w:r>
      <w:r>
        <w:rPr>
          <w:sz w:val="20"/>
        </w:rPr>
        <w:t>reviewing</w:t>
      </w:r>
      <w:r>
        <w:rPr>
          <w:spacing w:val="-5"/>
          <w:sz w:val="20"/>
        </w:rPr>
        <w:t xml:space="preserve"> </w:t>
      </w:r>
      <w:r>
        <w:rPr>
          <w:sz w:val="20"/>
        </w:rPr>
        <w:t>the</w:t>
      </w:r>
      <w:r>
        <w:rPr>
          <w:spacing w:val="-4"/>
          <w:sz w:val="20"/>
        </w:rPr>
        <w:t xml:space="preserve"> </w:t>
      </w:r>
      <w:r>
        <w:rPr>
          <w:sz w:val="20"/>
        </w:rPr>
        <w:t>Archer</w:t>
      </w:r>
      <w:r>
        <w:rPr>
          <w:spacing w:val="-4"/>
          <w:sz w:val="20"/>
        </w:rPr>
        <w:t xml:space="preserve"> </w:t>
      </w:r>
      <w:r>
        <w:rPr>
          <w:sz w:val="20"/>
        </w:rPr>
        <w:t>Baseline</w:t>
      </w:r>
      <w:r>
        <w:rPr>
          <w:spacing w:val="-4"/>
          <w:sz w:val="20"/>
        </w:rPr>
        <w:t xml:space="preserve"> </w:t>
      </w:r>
      <w:r>
        <w:rPr>
          <w:sz w:val="20"/>
        </w:rPr>
        <w:t>solution</w:t>
      </w:r>
      <w:r>
        <w:rPr>
          <w:spacing w:val="-4"/>
          <w:sz w:val="20"/>
        </w:rPr>
        <w:t xml:space="preserve"> </w:t>
      </w:r>
      <w:r>
        <w:rPr>
          <w:sz w:val="20"/>
        </w:rPr>
        <w:t>and provid</w:t>
      </w:r>
      <w:r w:rsidR="00080243">
        <w:rPr>
          <w:sz w:val="20"/>
        </w:rPr>
        <w:t>ing</w:t>
      </w:r>
      <w:r>
        <w:rPr>
          <w:sz w:val="20"/>
        </w:rPr>
        <w:t xml:space="preserve"> relevant feedback, examples, templates, sample reports etc. as needed.</w:t>
      </w:r>
    </w:p>
    <w:p w14:paraId="57017B51" w14:textId="77777777" w:rsidR="00DA51A5" w:rsidRDefault="00AB654C">
      <w:pPr>
        <w:pStyle w:val="ListParagraph"/>
        <w:numPr>
          <w:ilvl w:val="0"/>
          <w:numId w:val="23"/>
        </w:numPr>
        <w:tabs>
          <w:tab w:val="left" w:pos="1080"/>
        </w:tabs>
        <w:spacing w:before="5" w:line="235" w:lineRule="auto"/>
        <w:ind w:right="1652"/>
        <w:rPr>
          <w:rFonts w:ascii="Symbol" w:hAnsi="Symbol"/>
          <w:sz w:val="20"/>
        </w:rPr>
      </w:pPr>
      <w:r>
        <w:rPr>
          <w:color w:val="000000"/>
          <w:sz w:val="20"/>
        </w:rPr>
        <w:t>The Residency Services do not include standalone consulting services to create a complete business requirements specification; Handelsbanken will provide the necessary business inputs and decisions for each prioritised item.</w:t>
      </w:r>
    </w:p>
    <w:p w14:paraId="6EE4B734" w14:textId="0E527654" w:rsidR="00DA51A5" w:rsidRDefault="00AB654C">
      <w:pPr>
        <w:pStyle w:val="ListParagraph"/>
        <w:numPr>
          <w:ilvl w:val="0"/>
          <w:numId w:val="23"/>
        </w:numPr>
        <w:tabs>
          <w:tab w:val="left" w:pos="1079"/>
        </w:tabs>
        <w:spacing w:before="3"/>
        <w:ind w:left="1079" w:hanging="359"/>
        <w:rPr>
          <w:rFonts w:ascii="Symbol" w:hAnsi="Symbol"/>
          <w:sz w:val="20"/>
        </w:rPr>
      </w:pPr>
      <w:r>
        <w:rPr>
          <w:color w:val="000000"/>
          <w:sz w:val="20"/>
        </w:rPr>
        <w:t>Configuration and workflow changes will be assessed against the agreed approach for Handelsbanken Plc, with any permitted variation prioritised within residency capacity.</w:t>
      </w:r>
    </w:p>
    <w:p w14:paraId="57552B7E" w14:textId="77503628" w:rsidR="00DA51A5" w:rsidRDefault="00AB654C">
      <w:pPr>
        <w:pStyle w:val="Heading4"/>
        <w:spacing w:before="239"/>
      </w:pPr>
      <w:r>
        <w:rPr>
          <w:color w:val="000000"/>
        </w:rPr>
        <w:t>Illustrative UX changes that may be prioritised within the agreed Residency Services at no additional fee, subject to available capacity:</w:t>
      </w:r>
    </w:p>
    <w:p w14:paraId="7972664C" w14:textId="77777777" w:rsidR="00DA51A5" w:rsidRDefault="00DA51A5">
      <w:pPr>
        <w:pStyle w:val="BodyText"/>
        <w:spacing w:before="3"/>
        <w:rPr>
          <w:b/>
        </w:rPr>
      </w:pPr>
    </w:p>
    <w:tbl>
      <w:tblPr>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7114"/>
      </w:tblGrid>
      <w:tr w:rsidR="00DA51A5" w14:paraId="1A21480B" w14:textId="77777777">
        <w:trPr>
          <w:trHeight w:val="531"/>
        </w:trPr>
        <w:tc>
          <w:tcPr>
            <w:tcW w:w="2237" w:type="dxa"/>
            <w:tcBorders>
              <w:bottom w:val="nil"/>
              <w:right w:val="nil"/>
            </w:tcBorders>
            <w:shd w:val="clear" w:color="auto" w:fill="0A3877"/>
          </w:tcPr>
          <w:p w14:paraId="34CB7688" w14:textId="77777777" w:rsidR="00DA51A5" w:rsidRDefault="00AB654C">
            <w:pPr>
              <w:pStyle w:val="TableParagraph"/>
              <w:spacing w:before="155"/>
              <w:ind w:left="35"/>
              <w:rPr>
                <w:b/>
                <w:sz w:val="18"/>
              </w:rPr>
            </w:pPr>
            <w:r>
              <w:rPr>
                <w:b/>
                <w:color w:val="FFFFFF"/>
                <w:spacing w:val="-2"/>
                <w:sz w:val="18"/>
              </w:rPr>
              <w:t>Deliverable</w:t>
            </w:r>
          </w:p>
        </w:tc>
        <w:tc>
          <w:tcPr>
            <w:tcW w:w="7114" w:type="dxa"/>
            <w:tcBorders>
              <w:left w:val="nil"/>
              <w:bottom w:val="single" w:sz="12" w:space="0" w:color="FFFFFF"/>
            </w:tcBorders>
            <w:shd w:val="clear" w:color="auto" w:fill="0A3877"/>
          </w:tcPr>
          <w:p w14:paraId="7C8F223C" w14:textId="77777777" w:rsidR="00DA51A5" w:rsidRDefault="00AB654C">
            <w:pPr>
              <w:pStyle w:val="TableParagraph"/>
              <w:spacing w:before="155"/>
              <w:ind w:left="35"/>
              <w:rPr>
                <w:b/>
                <w:sz w:val="18"/>
              </w:rPr>
            </w:pPr>
            <w:r>
              <w:rPr>
                <w:b/>
                <w:color w:val="FFFFFF"/>
                <w:spacing w:val="-2"/>
                <w:sz w:val="18"/>
              </w:rPr>
              <w:t>Changes</w:t>
            </w:r>
          </w:p>
        </w:tc>
      </w:tr>
      <w:tr w:rsidR="00DA51A5" w14:paraId="4AF30518" w14:textId="77777777">
        <w:trPr>
          <w:trHeight w:val="1143"/>
        </w:trPr>
        <w:tc>
          <w:tcPr>
            <w:tcW w:w="2237" w:type="dxa"/>
            <w:tcBorders>
              <w:top w:val="nil"/>
              <w:left w:val="single" w:sz="2" w:space="0" w:color="000000"/>
              <w:right w:val="single" w:sz="2" w:space="0" w:color="000000"/>
            </w:tcBorders>
          </w:tcPr>
          <w:p w14:paraId="09D5855F" w14:textId="77777777" w:rsidR="00DA51A5" w:rsidRDefault="00DA51A5">
            <w:pPr>
              <w:pStyle w:val="TableParagraph"/>
              <w:rPr>
                <w:b/>
                <w:sz w:val="18"/>
              </w:rPr>
            </w:pPr>
          </w:p>
          <w:p w14:paraId="5F6A49E7" w14:textId="77777777" w:rsidR="00DA51A5" w:rsidRDefault="00DA51A5">
            <w:pPr>
              <w:pStyle w:val="TableParagraph"/>
              <w:spacing w:before="14"/>
              <w:rPr>
                <w:b/>
                <w:sz w:val="18"/>
              </w:rPr>
            </w:pPr>
          </w:p>
          <w:p w14:paraId="0BA20C32" w14:textId="77777777" w:rsidR="00DA51A5" w:rsidRDefault="00AB654C">
            <w:pPr>
              <w:pStyle w:val="TableParagraph"/>
              <w:ind w:left="38"/>
              <w:rPr>
                <w:sz w:val="18"/>
              </w:rPr>
            </w:pPr>
            <w:r>
              <w:rPr>
                <w:spacing w:val="-2"/>
                <w:sz w:val="18"/>
              </w:rPr>
              <w:t>Reporting</w:t>
            </w:r>
          </w:p>
        </w:tc>
        <w:tc>
          <w:tcPr>
            <w:tcW w:w="7114" w:type="dxa"/>
            <w:tcBorders>
              <w:top w:val="single" w:sz="12" w:space="0" w:color="FFFFFF"/>
              <w:left w:val="single" w:sz="2" w:space="0" w:color="000000"/>
              <w:bottom w:val="single" w:sz="18" w:space="0" w:color="FFFFFF"/>
              <w:right w:val="single" w:sz="2" w:space="0" w:color="000000"/>
            </w:tcBorders>
          </w:tcPr>
          <w:p w14:paraId="62BA9581" w14:textId="77777777" w:rsidR="00DA51A5" w:rsidRDefault="00AB654C">
            <w:pPr>
              <w:pStyle w:val="TableParagraph"/>
              <w:numPr>
                <w:ilvl w:val="0"/>
                <w:numId w:val="22"/>
              </w:numPr>
              <w:tabs>
                <w:tab w:val="left" w:pos="753"/>
              </w:tabs>
              <w:ind w:right="475"/>
              <w:rPr>
                <w:sz w:val="18"/>
              </w:rPr>
            </w:pPr>
            <w:r>
              <w:rPr>
                <w:sz w:val="18"/>
              </w:rPr>
              <w:t>Updating</w:t>
            </w:r>
            <w:r w:rsidRPr="006A51FF">
              <w:rPr>
                <w:sz w:val="18"/>
              </w:rPr>
              <w:t xml:space="preserve"> </w:t>
            </w:r>
            <w:r>
              <w:rPr>
                <w:sz w:val="18"/>
              </w:rPr>
              <w:t>existing</w:t>
            </w:r>
            <w:r w:rsidRPr="006A51FF">
              <w:rPr>
                <w:sz w:val="18"/>
              </w:rPr>
              <w:t xml:space="preserve"> </w:t>
            </w:r>
            <w:r>
              <w:rPr>
                <w:sz w:val="18"/>
              </w:rPr>
              <w:t>Archer</w:t>
            </w:r>
            <w:r w:rsidRPr="006A51FF">
              <w:rPr>
                <w:sz w:val="18"/>
              </w:rPr>
              <w:t xml:space="preserve"> </w:t>
            </w:r>
            <w:r>
              <w:rPr>
                <w:sz w:val="18"/>
              </w:rPr>
              <w:t>baseline</w:t>
            </w:r>
            <w:r w:rsidRPr="006A51FF">
              <w:rPr>
                <w:sz w:val="18"/>
              </w:rPr>
              <w:t xml:space="preserve"> reports.</w:t>
            </w:r>
          </w:p>
          <w:p w14:paraId="2B0670AC" w14:textId="77777777" w:rsidR="00DA51A5" w:rsidRDefault="00AB654C">
            <w:pPr>
              <w:pStyle w:val="TableParagraph"/>
              <w:numPr>
                <w:ilvl w:val="0"/>
                <w:numId w:val="22"/>
              </w:numPr>
              <w:tabs>
                <w:tab w:val="left" w:pos="753"/>
              </w:tabs>
              <w:spacing w:line="235" w:lineRule="auto"/>
              <w:ind w:right="475"/>
              <w:rPr>
                <w:sz w:val="18"/>
              </w:rPr>
            </w:pPr>
            <w:r>
              <w:rPr>
                <w:sz w:val="18"/>
              </w:rPr>
              <w:t>1</w:t>
            </w:r>
            <w:r w:rsidRPr="006A51FF">
              <w:rPr>
                <w:sz w:val="18"/>
              </w:rPr>
              <w:t xml:space="preserve"> </w:t>
            </w:r>
            <w:r>
              <w:rPr>
                <w:sz w:val="18"/>
              </w:rPr>
              <w:t>additional</w:t>
            </w:r>
            <w:r w:rsidRPr="006A51FF">
              <w:rPr>
                <w:sz w:val="18"/>
              </w:rPr>
              <w:t xml:space="preserve"> </w:t>
            </w:r>
            <w:r>
              <w:rPr>
                <w:sz w:val="18"/>
              </w:rPr>
              <w:t>dashboard</w:t>
            </w:r>
            <w:r w:rsidRPr="006A51FF">
              <w:rPr>
                <w:sz w:val="18"/>
              </w:rPr>
              <w:t xml:space="preserve"> </w:t>
            </w:r>
            <w:r>
              <w:rPr>
                <w:sz w:val="18"/>
              </w:rPr>
              <w:t>per</w:t>
            </w:r>
            <w:r w:rsidRPr="008B44CC">
              <w:rPr>
                <w:sz w:val="18"/>
              </w:rPr>
              <w:t xml:space="preserve"> </w:t>
            </w:r>
            <w:r>
              <w:rPr>
                <w:sz w:val="18"/>
              </w:rPr>
              <w:t>Archer</w:t>
            </w:r>
            <w:r w:rsidRPr="006A51FF">
              <w:rPr>
                <w:sz w:val="18"/>
              </w:rPr>
              <w:t xml:space="preserve"> </w:t>
            </w:r>
            <w:r>
              <w:rPr>
                <w:sz w:val="18"/>
              </w:rPr>
              <w:t>Solution</w:t>
            </w:r>
            <w:r w:rsidRPr="006A51FF">
              <w:rPr>
                <w:sz w:val="18"/>
              </w:rPr>
              <w:t xml:space="preserve"> </w:t>
            </w:r>
            <w:r>
              <w:rPr>
                <w:sz w:val="18"/>
              </w:rPr>
              <w:t>Area</w:t>
            </w:r>
            <w:r w:rsidRPr="006A51FF">
              <w:rPr>
                <w:sz w:val="18"/>
              </w:rPr>
              <w:t xml:space="preserve"> </w:t>
            </w:r>
            <w:r>
              <w:rPr>
                <w:sz w:val="18"/>
              </w:rPr>
              <w:t>using</w:t>
            </w:r>
            <w:r w:rsidRPr="006A51FF">
              <w:rPr>
                <w:sz w:val="18"/>
              </w:rPr>
              <w:t xml:space="preserve"> </w:t>
            </w:r>
            <w:r>
              <w:rPr>
                <w:sz w:val="18"/>
              </w:rPr>
              <w:t>existing</w:t>
            </w:r>
            <w:r w:rsidRPr="006A51FF">
              <w:rPr>
                <w:sz w:val="18"/>
              </w:rPr>
              <w:t xml:space="preserve"> </w:t>
            </w:r>
            <w:r>
              <w:rPr>
                <w:sz w:val="18"/>
              </w:rPr>
              <w:t>Archer baseline reports.</w:t>
            </w:r>
          </w:p>
          <w:p w14:paraId="311D4529" w14:textId="77777777" w:rsidR="00DA51A5" w:rsidRDefault="00AB654C">
            <w:pPr>
              <w:pStyle w:val="TableParagraph"/>
              <w:numPr>
                <w:ilvl w:val="0"/>
                <w:numId w:val="22"/>
              </w:numPr>
              <w:tabs>
                <w:tab w:val="left" w:pos="753"/>
              </w:tabs>
              <w:ind w:right="475"/>
              <w:rPr>
                <w:sz w:val="18"/>
              </w:rPr>
            </w:pPr>
            <w:r>
              <w:rPr>
                <w:sz w:val="18"/>
              </w:rPr>
              <w:t>Users</w:t>
            </w:r>
            <w:r w:rsidRPr="006A51FF">
              <w:rPr>
                <w:sz w:val="18"/>
              </w:rPr>
              <w:t xml:space="preserve"> </w:t>
            </w:r>
            <w:r>
              <w:rPr>
                <w:sz w:val="18"/>
              </w:rPr>
              <w:t>can</w:t>
            </w:r>
            <w:r w:rsidRPr="006A51FF">
              <w:rPr>
                <w:sz w:val="18"/>
              </w:rPr>
              <w:t xml:space="preserve"> </w:t>
            </w:r>
            <w:r>
              <w:rPr>
                <w:sz w:val="18"/>
              </w:rPr>
              <w:t>easily</w:t>
            </w:r>
            <w:r w:rsidRPr="006A51FF">
              <w:rPr>
                <w:sz w:val="18"/>
              </w:rPr>
              <w:t xml:space="preserve"> </w:t>
            </w:r>
            <w:r>
              <w:rPr>
                <w:sz w:val="18"/>
              </w:rPr>
              <w:t>create</w:t>
            </w:r>
            <w:r w:rsidRPr="006A51FF">
              <w:rPr>
                <w:sz w:val="18"/>
              </w:rPr>
              <w:t xml:space="preserve"> </w:t>
            </w:r>
            <w:r>
              <w:rPr>
                <w:sz w:val="18"/>
              </w:rPr>
              <w:t>additional</w:t>
            </w:r>
            <w:r w:rsidRPr="006A51FF">
              <w:rPr>
                <w:sz w:val="18"/>
              </w:rPr>
              <w:t xml:space="preserve"> </w:t>
            </w:r>
            <w:r>
              <w:rPr>
                <w:sz w:val="18"/>
              </w:rPr>
              <w:t>reports</w:t>
            </w:r>
            <w:r w:rsidRPr="006A51FF">
              <w:rPr>
                <w:sz w:val="18"/>
              </w:rPr>
              <w:t xml:space="preserve"> </w:t>
            </w:r>
            <w:r>
              <w:rPr>
                <w:sz w:val="18"/>
              </w:rPr>
              <w:t>and</w:t>
            </w:r>
            <w:r w:rsidRPr="006A51FF">
              <w:rPr>
                <w:sz w:val="18"/>
              </w:rPr>
              <w:t xml:space="preserve"> </w:t>
            </w:r>
            <w:r>
              <w:rPr>
                <w:sz w:val="18"/>
              </w:rPr>
              <w:t>dashboards</w:t>
            </w:r>
            <w:r w:rsidRPr="006A51FF">
              <w:rPr>
                <w:sz w:val="18"/>
              </w:rPr>
              <w:t xml:space="preserve"> </w:t>
            </w:r>
            <w:r>
              <w:rPr>
                <w:sz w:val="18"/>
              </w:rPr>
              <w:t>as</w:t>
            </w:r>
            <w:r w:rsidRPr="006A51FF">
              <w:rPr>
                <w:sz w:val="18"/>
              </w:rPr>
              <w:t xml:space="preserve"> needed.</w:t>
            </w:r>
          </w:p>
        </w:tc>
      </w:tr>
      <w:tr w:rsidR="00DA51A5" w14:paraId="04FE7957" w14:textId="77777777">
        <w:trPr>
          <w:trHeight w:val="918"/>
        </w:trPr>
        <w:tc>
          <w:tcPr>
            <w:tcW w:w="2237" w:type="dxa"/>
            <w:tcBorders>
              <w:left w:val="single" w:sz="2" w:space="0" w:color="000000"/>
              <w:right w:val="single" w:sz="2" w:space="0" w:color="000000"/>
            </w:tcBorders>
          </w:tcPr>
          <w:p w14:paraId="68174355" w14:textId="77777777" w:rsidR="00DA51A5" w:rsidRDefault="00DA51A5">
            <w:pPr>
              <w:pStyle w:val="TableParagraph"/>
              <w:spacing w:before="115"/>
              <w:rPr>
                <w:b/>
                <w:sz w:val="18"/>
              </w:rPr>
            </w:pPr>
          </w:p>
          <w:p w14:paraId="5F7EF702" w14:textId="77777777" w:rsidR="00DA51A5" w:rsidRDefault="00AB654C">
            <w:pPr>
              <w:pStyle w:val="TableParagraph"/>
              <w:ind w:left="38"/>
              <w:rPr>
                <w:sz w:val="18"/>
              </w:rPr>
            </w:pPr>
            <w:r>
              <w:rPr>
                <w:spacing w:val="-2"/>
                <w:sz w:val="18"/>
              </w:rPr>
              <w:t>Roles/access</w:t>
            </w:r>
          </w:p>
        </w:tc>
        <w:tc>
          <w:tcPr>
            <w:tcW w:w="7114" w:type="dxa"/>
            <w:tcBorders>
              <w:top w:val="single" w:sz="18" w:space="0" w:color="FFFFFF"/>
              <w:left w:val="single" w:sz="2" w:space="0" w:color="000000"/>
              <w:right w:val="single" w:sz="2" w:space="0" w:color="000000"/>
            </w:tcBorders>
          </w:tcPr>
          <w:p w14:paraId="24D6ED7B" w14:textId="77777777" w:rsidR="00DA51A5" w:rsidRPr="00953DC9" w:rsidRDefault="00AB654C">
            <w:pPr>
              <w:pStyle w:val="TableParagraph"/>
              <w:numPr>
                <w:ilvl w:val="0"/>
                <w:numId w:val="22"/>
              </w:numPr>
              <w:tabs>
                <w:tab w:val="left" w:pos="753"/>
              </w:tabs>
              <w:ind w:right="475"/>
              <w:rPr>
                <w:sz w:val="18"/>
              </w:rPr>
            </w:pPr>
            <w:r>
              <w:rPr>
                <w:sz w:val="18"/>
              </w:rPr>
              <w:t>Add</w:t>
            </w:r>
            <w:r w:rsidRPr="008B44CC">
              <w:rPr>
                <w:sz w:val="18"/>
              </w:rPr>
              <w:t xml:space="preserve"> </w:t>
            </w:r>
            <w:r>
              <w:rPr>
                <w:sz w:val="18"/>
              </w:rPr>
              <w:t>users</w:t>
            </w:r>
            <w:r w:rsidRPr="008B44CC">
              <w:rPr>
                <w:sz w:val="18"/>
              </w:rPr>
              <w:t xml:space="preserve"> </w:t>
            </w:r>
            <w:r>
              <w:rPr>
                <w:sz w:val="18"/>
              </w:rPr>
              <w:t>to</w:t>
            </w:r>
            <w:r w:rsidRPr="008B44CC">
              <w:rPr>
                <w:sz w:val="18"/>
              </w:rPr>
              <w:t xml:space="preserve"> </w:t>
            </w:r>
            <w:r>
              <w:rPr>
                <w:sz w:val="18"/>
              </w:rPr>
              <w:t>existing</w:t>
            </w:r>
            <w:r w:rsidRPr="008B44CC">
              <w:rPr>
                <w:sz w:val="18"/>
              </w:rPr>
              <w:t xml:space="preserve"> Archer baseline roles.</w:t>
            </w:r>
          </w:p>
          <w:p w14:paraId="566635EF" w14:textId="5BB2424B" w:rsidR="00144BD3" w:rsidRDefault="00144BD3">
            <w:pPr>
              <w:pStyle w:val="TableParagraph"/>
              <w:numPr>
                <w:ilvl w:val="0"/>
                <w:numId w:val="22"/>
              </w:numPr>
              <w:tabs>
                <w:tab w:val="left" w:pos="753"/>
              </w:tabs>
              <w:spacing w:line="214" w:lineRule="exact"/>
              <w:rPr>
                <w:sz w:val="18"/>
              </w:rPr>
            </w:pPr>
            <w:r w:rsidRPr="00144BD3">
              <w:rPr>
                <w:sz w:val="18"/>
              </w:rPr>
              <w:t xml:space="preserve">Configure role names and role assignments to align with the agreed workflow responsibilities and </w:t>
            </w:r>
            <w:r>
              <w:rPr>
                <w:sz w:val="18"/>
              </w:rPr>
              <w:t>Handelsbanken</w:t>
            </w:r>
            <w:r w:rsidRPr="00144BD3">
              <w:rPr>
                <w:sz w:val="18"/>
              </w:rPr>
              <w:t xml:space="preserve"> terminology, based on the standard Archer role and access model.</w:t>
            </w:r>
          </w:p>
          <w:p w14:paraId="646154C8" w14:textId="77777777" w:rsidR="00DA51A5" w:rsidRDefault="00AB654C">
            <w:pPr>
              <w:pStyle w:val="TableParagraph"/>
              <w:numPr>
                <w:ilvl w:val="0"/>
                <w:numId w:val="22"/>
              </w:numPr>
              <w:tabs>
                <w:tab w:val="left" w:pos="753"/>
              </w:tabs>
              <w:ind w:right="475"/>
              <w:rPr>
                <w:sz w:val="18"/>
              </w:rPr>
            </w:pPr>
            <w:r>
              <w:rPr>
                <w:sz w:val="18"/>
              </w:rPr>
              <w:t>3</w:t>
            </w:r>
            <w:r w:rsidRPr="006A51FF">
              <w:rPr>
                <w:sz w:val="18"/>
              </w:rPr>
              <w:t xml:space="preserve"> </w:t>
            </w:r>
            <w:r>
              <w:rPr>
                <w:sz w:val="18"/>
              </w:rPr>
              <w:t>additional</w:t>
            </w:r>
            <w:r w:rsidRPr="006A51FF">
              <w:rPr>
                <w:sz w:val="18"/>
              </w:rPr>
              <w:t xml:space="preserve"> </w:t>
            </w:r>
            <w:r>
              <w:rPr>
                <w:sz w:val="18"/>
              </w:rPr>
              <w:t>access</w:t>
            </w:r>
            <w:r w:rsidRPr="006A51FF">
              <w:rPr>
                <w:sz w:val="18"/>
              </w:rPr>
              <w:t xml:space="preserve"> </w:t>
            </w:r>
            <w:r>
              <w:rPr>
                <w:sz w:val="18"/>
              </w:rPr>
              <w:t>roles</w:t>
            </w:r>
            <w:r w:rsidRPr="006A51FF">
              <w:rPr>
                <w:sz w:val="18"/>
              </w:rPr>
              <w:t xml:space="preserve"> </w:t>
            </w:r>
            <w:r>
              <w:rPr>
                <w:sz w:val="18"/>
              </w:rPr>
              <w:t>including</w:t>
            </w:r>
            <w:r w:rsidRPr="006A51FF">
              <w:rPr>
                <w:sz w:val="18"/>
              </w:rPr>
              <w:t xml:space="preserve"> </w:t>
            </w:r>
            <w:r>
              <w:rPr>
                <w:sz w:val="18"/>
              </w:rPr>
              <w:t>record</w:t>
            </w:r>
            <w:r w:rsidRPr="006A51FF">
              <w:rPr>
                <w:sz w:val="18"/>
              </w:rPr>
              <w:t xml:space="preserve"> </w:t>
            </w:r>
            <w:r>
              <w:rPr>
                <w:sz w:val="18"/>
              </w:rPr>
              <w:t>permissions</w:t>
            </w:r>
            <w:r w:rsidRPr="006A51FF">
              <w:rPr>
                <w:sz w:val="18"/>
              </w:rPr>
              <w:t xml:space="preserve"> </w:t>
            </w:r>
            <w:r>
              <w:rPr>
                <w:sz w:val="18"/>
              </w:rPr>
              <w:t>per</w:t>
            </w:r>
            <w:r w:rsidRPr="006A51FF">
              <w:rPr>
                <w:sz w:val="18"/>
              </w:rPr>
              <w:t xml:space="preserve"> </w:t>
            </w:r>
            <w:r>
              <w:rPr>
                <w:sz w:val="18"/>
              </w:rPr>
              <w:t>Archer Solution Area.</w:t>
            </w:r>
          </w:p>
        </w:tc>
      </w:tr>
      <w:tr w:rsidR="00DA51A5" w14:paraId="5F02D25E" w14:textId="77777777">
        <w:trPr>
          <w:trHeight w:val="513"/>
        </w:trPr>
        <w:tc>
          <w:tcPr>
            <w:tcW w:w="2237" w:type="dxa"/>
            <w:tcBorders>
              <w:left w:val="single" w:sz="2" w:space="0" w:color="000000"/>
              <w:right w:val="single" w:sz="2" w:space="0" w:color="000000"/>
            </w:tcBorders>
          </w:tcPr>
          <w:p w14:paraId="3181BBAC" w14:textId="77777777" w:rsidR="00DA51A5" w:rsidRDefault="00AB654C">
            <w:pPr>
              <w:pStyle w:val="TableParagraph"/>
              <w:spacing w:before="150"/>
              <w:ind w:left="38"/>
              <w:rPr>
                <w:sz w:val="18"/>
              </w:rPr>
            </w:pPr>
            <w:r>
              <w:rPr>
                <w:spacing w:val="-2"/>
                <w:sz w:val="18"/>
              </w:rPr>
              <w:t>Process</w:t>
            </w:r>
          </w:p>
        </w:tc>
        <w:tc>
          <w:tcPr>
            <w:tcW w:w="7114" w:type="dxa"/>
            <w:tcBorders>
              <w:left w:val="single" w:sz="2" w:space="0" w:color="000000"/>
              <w:right w:val="single" w:sz="2" w:space="0" w:color="000000"/>
            </w:tcBorders>
          </w:tcPr>
          <w:p w14:paraId="590990BF" w14:textId="77777777" w:rsidR="00DA51A5" w:rsidRDefault="00AB654C">
            <w:pPr>
              <w:pStyle w:val="TableParagraph"/>
              <w:numPr>
                <w:ilvl w:val="0"/>
                <w:numId w:val="21"/>
              </w:numPr>
              <w:tabs>
                <w:tab w:val="left" w:pos="753"/>
              </w:tabs>
              <w:spacing w:before="30"/>
              <w:rPr>
                <w:sz w:val="18"/>
              </w:rPr>
            </w:pPr>
            <w:commentRangeStart w:id="102"/>
            <w:r>
              <w:rPr>
                <w:sz w:val="18"/>
              </w:rPr>
              <w:t>One</w:t>
            </w:r>
            <w:r>
              <w:rPr>
                <w:spacing w:val="-5"/>
                <w:sz w:val="18"/>
              </w:rPr>
              <w:t xml:space="preserve"> </w:t>
            </w:r>
            <w:r>
              <w:rPr>
                <w:sz w:val="18"/>
              </w:rPr>
              <w:t>additional</w:t>
            </w:r>
            <w:r>
              <w:rPr>
                <w:spacing w:val="-3"/>
                <w:sz w:val="18"/>
              </w:rPr>
              <w:t xml:space="preserve"> </w:t>
            </w:r>
            <w:r>
              <w:rPr>
                <w:sz w:val="18"/>
              </w:rPr>
              <w:t>workflow</w:t>
            </w:r>
            <w:r>
              <w:rPr>
                <w:spacing w:val="-5"/>
                <w:sz w:val="18"/>
              </w:rPr>
              <w:t xml:space="preserve"> </w:t>
            </w:r>
            <w:r>
              <w:rPr>
                <w:sz w:val="18"/>
              </w:rPr>
              <w:t>step</w:t>
            </w:r>
            <w:r>
              <w:rPr>
                <w:spacing w:val="-4"/>
                <w:sz w:val="18"/>
              </w:rPr>
              <w:t xml:space="preserve"> </w:t>
            </w:r>
            <w:r>
              <w:rPr>
                <w:sz w:val="18"/>
              </w:rPr>
              <w:t>to</w:t>
            </w:r>
            <w:r>
              <w:rPr>
                <w:spacing w:val="-5"/>
                <w:sz w:val="18"/>
              </w:rPr>
              <w:t xml:space="preserve"> </w:t>
            </w:r>
            <w:r>
              <w:rPr>
                <w:sz w:val="18"/>
              </w:rPr>
              <w:t>existing</w:t>
            </w:r>
            <w:r>
              <w:rPr>
                <w:spacing w:val="-4"/>
                <w:sz w:val="18"/>
              </w:rPr>
              <w:t xml:space="preserve"> </w:t>
            </w:r>
            <w:r>
              <w:rPr>
                <w:spacing w:val="-2"/>
                <w:sz w:val="18"/>
              </w:rPr>
              <w:t>workflows.</w:t>
            </w:r>
            <w:commentRangeEnd w:id="102"/>
            <w:r w:rsidR="000922CB">
              <w:rPr>
                <w:rStyle w:val="CommentReference"/>
                <w:sz w:val="18"/>
                <w:szCs w:val="22"/>
              </w:rPr>
              <w:commentReference w:id="102"/>
            </w:r>
          </w:p>
        </w:tc>
      </w:tr>
      <w:tr w:rsidR="00DA51A5" w14:paraId="219D61C1" w14:textId="77777777">
        <w:trPr>
          <w:trHeight w:val="954"/>
        </w:trPr>
        <w:tc>
          <w:tcPr>
            <w:tcW w:w="2237" w:type="dxa"/>
            <w:tcBorders>
              <w:left w:val="single" w:sz="2" w:space="0" w:color="000000"/>
              <w:right w:val="single" w:sz="2" w:space="0" w:color="000000"/>
            </w:tcBorders>
          </w:tcPr>
          <w:p w14:paraId="0A4D37F8" w14:textId="77777777" w:rsidR="00DA51A5" w:rsidRDefault="00DA51A5">
            <w:pPr>
              <w:pStyle w:val="TableParagraph"/>
              <w:spacing w:before="152"/>
              <w:rPr>
                <w:b/>
                <w:sz w:val="18"/>
              </w:rPr>
            </w:pPr>
          </w:p>
          <w:p w14:paraId="4F68D413" w14:textId="77777777" w:rsidR="00DA51A5" w:rsidRDefault="00AB654C">
            <w:pPr>
              <w:pStyle w:val="TableParagraph"/>
              <w:ind w:left="38"/>
              <w:rPr>
                <w:sz w:val="18"/>
              </w:rPr>
            </w:pPr>
            <w:r>
              <w:rPr>
                <w:spacing w:val="-2"/>
                <w:sz w:val="18"/>
              </w:rPr>
              <w:t>Applications</w:t>
            </w:r>
          </w:p>
        </w:tc>
        <w:tc>
          <w:tcPr>
            <w:tcW w:w="7114" w:type="dxa"/>
            <w:tcBorders>
              <w:left w:val="single" w:sz="2" w:space="0" w:color="000000"/>
              <w:right w:val="single" w:sz="2" w:space="0" w:color="000000"/>
            </w:tcBorders>
          </w:tcPr>
          <w:p w14:paraId="039CB279" w14:textId="77777777" w:rsidR="00DA51A5" w:rsidRDefault="00AB654C">
            <w:pPr>
              <w:pStyle w:val="TableParagraph"/>
              <w:numPr>
                <w:ilvl w:val="0"/>
                <w:numId w:val="20"/>
              </w:numPr>
              <w:tabs>
                <w:tab w:val="left" w:pos="753"/>
              </w:tabs>
              <w:spacing w:before="30"/>
              <w:rPr>
                <w:sz w:val="18"/>
              </w:rPr>
            </w:pPr>
            <w:r>
              <w:rPr>
                <w:sz w:val="18"/>
              </w:rPr>
              <w:t>Modify</w:t>
            </w:r>
            <w:r>
              <w:rPr>
                <w:spacing w:val="-6"/>
                <w:sz w:val="18"/>
              </w:rPr>
              <w:t xml:space="preserve"> </w:t>
            </w:r>
            <w:r>
              <w:rPr>
                <w:sz w:val="18"/>
              </w:rPr>
              <w:t>existing</w:t>
            </w:r>
            <w:r>
              <w:rPr>
                <w:spacing w:val="-6"/>
                <w:sz w:val="18"/>
              </w:rPr>
              <w:t xml:space="preserve"> </w:t>
            </w:r>
            <w:r>
              <w:rPr>
                <w:spacing w:val="-2"/>
                <w:sz w:val="18"/>
              </w:rPr>
              <w:t>layouts.</w:t>
            </w:r>
          </w:p>
          <w:p w14:paraId="2D779011" w14:textId="77777777" w:rsidR="00DA51A5" w:rsidRDefault="00AB654C">
            <w:pPr>
              <w:pStyle w:val="TableParagraph"/>
              <w:numPr>
                <w:ilvl w:val="0"/>
                <w:numId w:val="20"/>
              </w:numPr>
              <w:tabs>
                <w:tab w:val="left" w:pos="753"/>
              </w:tabs>
              <w:rPr>
                <w:sz w:val="18"/>
              </w:rPr>
            </w:pPr>
            <w:r>
              <w:rPr>
                <w:sz w:val="18"/>
              </w:rPr>
              <w:t>Hide</w:t>
            </w:r>
            <w:r>
              <w:rPr>
                <w:spacing w:val="-5"/>
                <w:sz w:val="18"/>
              </w:rPr>
              <w:t xml:space="preserve"> </w:t>
            </w:r>
            <w:r>
              <w:rPr>
                <w:sz w:val="18"/>
              </w:rPr>
              <w:t>or</w:t>
            </w:r>
            <w:r>
              <w:rPr>
                <w:spacing w:val="-3"/>
                <w:sz w:val="18"/>
              </w:rPr>
              <w:t xml:space="preserve"> </w:t>
            </w:r>
            <w:r>
              <w:rPr>
                <w:sz w:val="18"/>
              </w:rPr>
              <w:t>rename</w:t>
            </w:r>
            <w:r>
              <w:rPr>
                <w:spacing w:val="-4"/>
                <w:sz w:val="18"/>
              </w:rPr>
              <w:t xml:space="preserve"> </w:t>
            </w:r>
            <w:r>
              <w:rPr>
                <w:sz w:val="18"/>
              </w:rPr>
              <w:t>existing</w:t>
            </w:r>
            <w:r>
              <w:rPr>
                <w:spacing w:val="-4"/>
                <w:sz w:val="18"/>
              </w:rPr>
              <w:t xml:space="preserve"> </w:t>
            </w:r>
            <w:r>
              <w:rPr>
                <w:spacing w:val="-2"/>
                <w:sz w:val="18"/>
              </w:rPr>
              <w:t>fields.</w:t>
            </w:r>
          </w:p>
          <w:p w14:paraId="5EDEBA49" w14:textId="77777777" w:rsidR="00DA51A5" w:rsidRDefault="00AB654C">
            <w:pPr>
              <w:pStyle w:val="TableParagraph"/>
              <w:numPr>
                <w:ilvl w:val="0"/>
                <w:numId w:val="20"/>
              </w:numPr>
              <w:tabs>
                <w:tab w:val="left" w:pos="753"/>
              </w:tabs>
              <w:rPr>
                <w:sz w:val="18"/>
              </w:rPr>
            </w:pPr>
            <w:r>
              <w:rPr>
                <w:sz w:val="18"/>
              </w:rPr>
              <w:t>Up</w:t>
            </w:r>
            <w:r>
              <w:rPr>
                <w:spacing w:val="-3"/>
                <w:sz w:val="18"/>
              </w:rPr>
              <w:t xml:space="preserve"> </w:t>
            </w:r>
            <w:r>
              <w:rPr>
                <w:sz w:val="18"/>
              </w:rPr>
              <w:t>to</w:t>
            </w:r>
            <w:r>
              <w:rPr>
                <w:spacing w:val="-3"/>
                <w:sz w:val="18"/>
              </w:rPr>
              <w:t xml:space="preserve"> </w:t>
            </w:r>
            <w:r>
              <w:rPr>
                <w:sz w:val="18"/>
              </w:rPr>
              <w:t>10</w:t>
            </w:r>
            <w:r>
              <w:rPr>
                <w:spacing w:val="-3"/>
                <w:sz w:val="18"/>
              </w:rPr>
              <w:t xml:space="preserve"> </w:t>
            </w:r>
            <w:r>
              <w:rPr>
                <w:sz w:val="18"/>
              </w:rPr>
              <w:t>new</w:t>
            </w:r>
            <w:r>
              <w:rPr>
                <w:spacing w:val="-3"/>
                <w:sz w:val="18"/>
              </w:rPr>
              <w:t xml:space="preserve"> </w:t>
            </w:r>
            <w:r>
              <w:rPr>
                <w:sz w:val="18"/>
              </w:rPr>
              <w:t>Fields</w:t>
            </w:r>
            <w:r>
              <w:rPr>
                <w:spacing w:val="-2"/>
                <w:sz w:val="18"/>
              </w:rPr>
              <w:t xml:space="preserve"> </w:t>
            </w:r>
            <w:r>
              <w:rPr>
                <w:sz w:val="18"/>
              </w:rPr>
              <w:t>per</w:t>
            </w:r>
            <w:r>
              <w:rPr>
                <w:spacing w:val="-2"/>
                <w:sz w:val="18"/>
              </w:rPr>
              <w:t xml:space="preserve"> </w:t>
            </w:r>
            <w:r>
              <w:rPr>
                <w:sz w:val="18"/>
              </w:rPr>
              <w:t>Archer</w:t>
            </w:r>
            <w:r>
              <w:rPr>
                <w:spacing w:val="-2"/>
                <w:sz w:val="18"/>
              </w:rPr>
              <w:t xml:space="preserve"> </w:t>
            </w:r>
            <w:r>
              <w:rPr>
                <w:sz w:val="18"/>
              </w:rPr>
              <w:t>Use</w:t>
            </w:r>
            <w:r>
              <w:rPr>
                <w:spacing w:val="-3"/>
                <w:sz w:val="18"/>
              </w:rPr>
              <w:t xml:space="preserve"> </w:t>
            </w:r>
            <w:r>
              <w:rPr>
                <w:spacing w:val="-2"/>
                <w:sz w:val="18"/>
              </w:rPr>
              <w:t>Case.</w:t>
            </w:r>
          </w:p>
        </w:tc>
      </w:tr>
      <w:tr w:rsidR="00DA51A5" w14:paraId="4BB277FF" w14:textId="77777777">
        <w:trPr>
          <w:trHeight w:val="513"/>
        </w:trPr>
        <w:tc>
          <w:tcPr>
            <w:tcW w:w="2237" w:type="dxa"/>
            <w:tcBorders>
              <w:left w:val="single" w:sz="2" w:space="0" w:color="000000"/>
              <w:bottom w:val="single" w:sz="2" w:space="0" w:color="000000"/>
              <w:right w:val="single" w:sz="2" w:space="0" w:color="000000"/>
            </w:tcBorders>
          </w:tcPr>
          <w:p w14:paraId="2DBBFDC9" w14:textId="77777777" w:rsidR="00DA51A5" w:rsidRDefault="00AB654C">
            <w:pPr>
              <w:pStyle w:val="TableParagraph"/>
              <w:spacing w:before="150"/>
              <w:ind w:left="38"/>
              <w:rPr>
                <w:sz w:val="18"/>
              </w:rPr>
            </w:pPr>
            <w:r>
              <w:rPr>
                <w:spacing w:val="-2"/>
                <w:sz w:val="18"/>
              </w:rPr>
              <w:lastRenderedPageBreak/>
              <w:t>Notifications</w:t>
            </w:r>
          </w:p>
        </w:tc>
        <w:tc>
          <w:tcPr>
            <w:tcW w:w="7114" w:type="dxa"/>
            <w:tcBorders>
              <w:left w:val="single" w:sz="2" w:space="0" w:color="000000"/>
              <w:bottom w:val="single" w:sz="2" w:space="0" w:color="000000"/>
              <w:right w:val="single" w:sz="2" w:space="0" w:color="000000"/>
            </w:tcBorders>
          </w:tcPr>
          <w:p w14:paraId="2003C53D" w14:textId="77777777" w:rsidR="00DA51A5" w:rsidRDefault="00AB654C">
            <w:pPr>
              <w:pStyle w:val="TableParagraph"/>
              <w:numPr>
                <w:ilvl w:val="0"/>
                <w:numId w:val="19"/>
              </w:numPr>
              <w:tabs>
                <w:tab w:val="left" w:pos="753"/>
              </w:tabs>
              <w:spacing w:before="30"/>
              <w:rPr>
                <w:sz w:val="18"/>
              </w:rPr>
            </w:pPr>
            <w:r>
              <w:rPr>
                <w:sz w:val="18"/>
              </w:rPr>
              <w:t>Update</w:t>
            </w:r>
            <w:r>
              <w:rPr>
                <w:spacing w:val="-6"/>
                <w:sz w:val="18"/>
              </w:rPr>
              <w:t xml:space="preserve"> </w:t>
            </w:r>
            <w:r>
              <w:rPr>
                <w:sz w:val="18"/>
              </w:rPr>
              <w:t>existing</w:t>
            </w:r>
            <w:r>
              <w:rPr>
                <w:spacing w:val="-5"/>
                <w:sz w:val="18"/>
              </w:rPr>
              <w:t xml:space="preserve"> </w:t>
            </w:r>
            <w:r>
              <w:rPr>
                <w:spacing w:val="-2"/>
                <w:sz w:val="18"/>
              </w:rPr>
              <w:t>notifications.</w:t>
            </w:r>
          </w:p>
        </w:tc>
      </w:tr>
    </w:tbl>
    <w:p w14:paraId="18B24C61" w14:textId="77777777" w:rsidR="00DA51A5" w:rsidRDefault="00DA51A5">
      <w:pPr>
        <w:pStyle w:val="TableParagraph"/>
        <w:rPr>
          <w:sz w:val="18"/>
        </w:rPr>
        <w:sectPr w:rsidR="00DA51A5">
          <w:pgSz w:w="12240" w:h="15840"/>
          <w:pgMar w:top="1040" w:right="360" w:bottom="1500" w:left="1080" w:header="720" w:footer="1304" w:gutter="0"/>
          <w:cols w:space="720"/>
        </w:sectPr>
      </w:pPr>
    </w:p>
    <w:p w14:paraId="38DDD85A" w14:textId="2249DF7B" w:rsidR="00DA51A5" w:rsidRDefault="00AB654C" w:rsidP="00BA3AB3">
      <w:pPr>
        <w:pStyle w:val="Heading4"/>
        <w:spacing w:before="1"/>
        <w:ind w:left="720"/>
      </w:pPr>
      <w:del w:id="103" w:author="Joanne Gregson" w:date="2026-10-09T16:57:00Z" w16du:dateUtc="2026-10-09T15:57:00Z">
        <w:r w:rsidDel="00834D4F">
          <w:rPr>
            <w:color w:val="000000"/>
          </w:rPr>
          <w:lastRenderedPageBreak/>
          <w:delText xml:space="preserve">Potential </w:delText>
        </w:r>
      </w:del>
      <w:r>
        <w:rPr>
          <w:color w:val="000000"/>
        </w:rPr>
        <w:t>residency outputs and responsibilities (subject to agreed priorities and available capacity)</w:t>
      </w:r>
    </w:p>
    <w:p w14:paraId="31C1C76B" w14:textId="77777777" w:rsidR="00DA51A5" w:rsidRDefault="00DA51A5">
      <w:pPr>
        <w:pStyle w:val="BodyText"/>
        <w:spacing w:before="10"/>
        <w:rPr>
          <w:b/>
          <w:sz w:val="19"/>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3979"/>
        <w:gridCol w:w="1291"/>
        <w:gridCol w:w="1771"/>
      </w:tblGrid>
      <w:tr w:rsidR="00DA51A5" w14:paraId="6A2CC581" w14:textId="77777777">
        <w:trPr>
          <w:trHeight w:val="412"/>
        </w:trPr>
        <w:tc>
          <w:tcPr>
            <w:tcW w:w="2251" w:type="dxa"/>
            <w:shd w:val="clear" w:color="auto" w:fill="0A3877"/>
          </w:tcPr>
          <w:p w14:paraId="720C1BB9" w14:textId="77777777" w:rsidR="00DA51A5" w:rsidRDefault="00AB654C">
            <w:pPr>
              <w:pStyle w:val="TableParagraph"/>
              <w:spacing w:before="97"/>
              <w:ind w:left="105"/>
              <w:rPr>
                <w:b/>
                <w:sz w:val="18"/>
              </w:rPr>
            </w:pPr>
            <w:r>
              <w:rPr>
                <w:b/>
                <w:color w:val="FFFFFF"/>
                <w:spacing w:val="-2"/>
                <w:sz w:val="18"/>
              </w:rPr>
              <w:t>Deliverable</w:t>
            </w:r>
          </w:p>
        </w:tc>
        <w:tc>
          <w:tcPr>
            <w:tcW w:w="3979" w:type="dxa"/>
            <w:shd w:val="clear" w:color="auto" w:fill="0A3877"/>
          </w:tcPr>
          <w:p w14:paraId="55908FD4" w14:textId="77777777" w:rsidR="00DA51A5" w:rsidRDefault="00AB654C">
            <w:pPr>
              <w:pStyle w:val="TableParagraph"/>
              <w:spacing w:before="97"/>
              <w:ind w:left="105"/>
              <w:rPr>
                <w:b/>
                <w:sz w:val="18"/>
              </w:rPr>
            </w:pPr>
            <w:r>
              <w:rPr>
                <w:b/>
                <w:color w:val="FFFFFF"/>
                <w:spacing w:val="-2"/>
                <w:sz w:val="18"/>
              </w:rPr>
              <w:t>Description</w:t>
            </w:r>
          </w:p>
        </w:tc>
        <w:tc>
          <w:tcPr>
            <w:tcW w:w="1291" w:type="dxa"/>
            <w:shd w:val="clear" w:color="auto" w:fill="0A3877"/>
          </w:tcPr>
          <w:p w14:paraId="25EA892A" w14:textId="77777777" w:rsidR="00DA51A5" w:rsidRDefault="00AB654C">
            <w:pPr>
              <w:pStyle w:val="TableParagraph"/>
              <w:spacing w:before="97"/>
              <w:ind w:left="110"/>
              <w:rPr>
                <w:b/>
                <w:sz w:val="18"/>
              </w:rPr>
            </w:pPr>
            <w:r>
              <w:rPr>
                <w:b/>
                <w:color w:val="FFFFFF"/>
                <w:spacing w:val="-2"/>
                <w:sz w:val="18"/>
              </w:rPr>
              <w:t>Archer</w:t>
            </w:r>
          </w:p>
        </w:tc>
        <w:tc>
          <w:tcPr>
            <w:tcW w:w="1771" w:type="dxa"/>
            <w:shd w:val="clear" w:color="auto" w:fill="0A3877"/>
          </w:tcPr>
          <w:p w14:paraId="319CDF3C" w14:textId="77777777" w:rsidR="00DA51A5" w:rsidRDefault="00AB654C">
            <w:pPr>
              <w:pStyle w:val="TableParagraph"/>
              <w:spacing w:before="97"/>
              <w:ind w:left="105"/>
              <w:rPr>
                <w:b/>
                <w:sz w:val="18"/>
              </w:rPr>
            </w:pPr>
            <w:r>
              <w:rPr>
                <w:b/>
                <w:color w:val="FFFFFF"/>
                <w:spacing w:val="-2"/>
                <w:sz w:val="18"/>
              </w:rPr>
              <w:t>Handelsbanken</w:t>
            </w:r>
          </w:p>
        </w:tc>
      </w:tr>
      <w:tr w:rsidR="00DA51A5" w14:paraId="760FA9F2" w14:textId="77777777">
        <w:trPr>
          <w:trHeight w:val="897"/>
        </w:trPr>
        <w:tc>
          <w:tcPr>
            <w:tcW w:w="2251" w:type="dxa"/>
          </w:tcPr>
          <w:p w14:paraId="52A1D55B" w14:textId="77777777" w:rsidR="00DA51A5" w:rsidRDefault="00DA51A5">
            <w:pPr>
              <w:pStyle w:val="TableParagraph"/>
              <w:spacing w:before="118"/>
              <w:rPr>
                <w:b/>
                <w:sz w:val="18"/>
              </w:rPr>
            </w:pPr>
          </w:p>
          <w:p w14:paraId="2582E8B0" w14:textId="77777777" w:rsidR="00DA51A5" w:rsidRDefault="00AB654C">
            <w:pPr>
              <w:pStyle w:val="TableParagraph"/>
              <w:ind w:left="105"/>
              <w:rPr>
                <w:sz w:val="18"/>
              </w:rPr>
            </w:pPr>
            <w:r>
              <w:rPr>
                <w:sz w:val="18"/>
              </w:rPr>
              <w:t>Prioritised solution workshops</w:t>
            </w:r>
          </w:p>
        </w:tc>
        <w:tc>
          <w:tcPr>
            <w:tcW w:w="3979" w:type="dxa"/>
          </w:tcPr>
          <w:p w14:paraId="2A257F9B" w14:textId="77777777" w:rsidR="00DA51A5" w:rsidRDefault="00AB654C">
            <w:pPr>
              <w:pStyle w:val="TableParagraph"/>
              <w:numPr>
                <w:ilvl w:val="0"/>
                <w:numId w:val="18"/>
              </w:numPr>
              <w:tabs>
                <w:tab w:val="left" w:pos="825"/>
              </w:tabs>
              <w:spacing w:before="116" w:line="242" w:lineRule="auto"/>
              <w:ind w:right="226"/>
              <w:rPr>
                <w:sz w:val="18"/>
              </w:rPr>
            </w:pPr>
            <w:r>
              <w:rPr>
                <w:sz w:val="18"/>
              </w:rPr>
              <w:t>Workshops to review baseline configuration for prioritised residency activities</w:t>
            </w:r>
          </w:p>
        </w:tc>
        <w:tc>
          <w:tcPr>
            <w:tcW w:w="1291" w:type="dxa"/>
          </w:tcPr>
          <w:p w14:paraId="7B9D24B6" w14:textId="77777777" w:rsidR="00DA51A5" w:rsidRDefault="00DA51A5">
            <w:pPr>
              <w:pStyle w:val="TableParagraph"/>
              <w:spacing w:before="118"/>
              <w:rPr>
                <w:b/>
                <w:sz w:val="18"/>
              </w:rPr>
            </w:pPr>
          </w:p>
          <w:p w14:paraId="56965E4A" w14:textId="77777777" w:rsidR="00DA51A5" w:rsidRDefault="00AB654C">
            <w:pPr>
              <w:pStyle w:val="TableParagraph"/>
              <w:ind w:left="110"/>
              <w:rPr>
                <w:sz w:val="18"/>
              </w:rPr>
            </w:pPr>
            <w:r>
              <w:rPr>
                <w:spacing w:val="-2"/>
                <w:sz w:val="18"/>
              </w:rPr>
              <w:t>Responsible</w:t>
            </w:r>
          </w:p>
        </w:tc>
        <w:tc>
          <w:tcPr>
            <w:tcW w:w="1771" w:type="dxa"/>
          </w:tcPr>
          <w:p w14:paraId="61AC269B" w14:textId="77777777" w:rsidR="00DA51A5" w:rsidRDefault="00DA51A5">
            <w:pPr>
              <w:pStyle w:val="TableParagraph"/>
              <w:spacing w:before="118"/>
              <w:rPr>
                <w:b/>
                <w:sz w:val="18"/>
              </w:rPr>
            </w:pPr>
          </w:p>
          <w:p w14:paraId="2451ED77" w14:textId="77777777" w:rsidR="00DA51A5" w:rsidRDefault="00AB654C">
            <w:pPr>
              <w:pStyle w:val="TableParagraph"/>
              <w:ind w:left="105"/>
              <w:rPr>
                <w:sz w:val="18"/>
              </w:rPr>
            </w:pPr>
            <w:r>
              <w:rPr>
                <w:spacing w:val="-2"/>
                <w:sz w:val="18"/>
              </w:rPr>
              <w:t>Consulted</w:t>
            </w:r>
          </w:p>
        </w:tc>
      </w:tr>
      <w:tr w:rsidR="00DA51A5" w14:paraId="745B99CB" w14:textId="77777777">
        <w:trPr>
          <w:trHeight w:val="1113"/>
        </w:trPr>
        <w:tc>
          <w:tcPr>
            <w:tcW w:w="2251" w:type="dxa"/>
          </w:tcPr>
          <w:p w14:paraId="51F7A033" w14:textId="77777777" w:rsidR="00DA51A5" w:rsidRDefault="00DA51A5">
            <w:pPr>
              <w:pStyle w:val="TableParagraph"/>
              <w:rPr>
                <w:b/>
                <w:sz w:val="18"/>
              </w:rPr>
            </w:pPr>
          </w:p>
          <w:p w14:paraId="23C9A4F6" w14:textId="77777777" w:rsidR="00DA51A5" w:rsidRDefault="00DA51A5">
            <w:pPr>
              <w:pStyle w:val="TableParagraph"/>
              <w:spacing w:before="10"/>
              <w:rPr>
                <w:b/>
                <w:sz w:val="18"/>
              </w:rPr>
            </w:pPr>
          </w:p>
          <w:p w14:paraId="09CA4271" w14:textId="77777777" w:rsidR="00DA51A5" w:rsidRDefault="00AB654C">
            <w:pPr>
              <w:pStyle w:val="TableParagraph"/>
              <w:ind w:left="105"/>
              <w:rPr>
                <w:sz w:val="18"/>
              </w:rPr>
            </w:pPr>
            <w:r>
              <w:rPr>
                <w:sz w:val="18"/>
              </w:rPr>
              <w:t>User</w:t>
            </w:r>
            <w:r>
              <w:rPr>
                <w:spacing w:val="-3"/>
                <w:sz w:val="18"/>
              </w:rPr>
              <w:t xml:space="preserve"> </w:t>
            </w:r>
            <w:r>
              <w:rPr>
                <w:spacing w:val="-2"/>
                <w:sz w:val="18"/>
              </w:rPr>
              <w:t>Stories</w:t>
            </w:r>
          </w:p>
        </w:tc>
        <w:tc>
          <w:tcPr>
            <w:tcW w:w="3979" w:type="dxa"/>
          </w:tcPr>
          <w:p w14:paraId="2F63B10F" w14:textId="77777777" w:rsidR="00DA51A5" w:rsidRDefault="00AB654C">
            <w:pPr>
              <w:pStyle w:val="TableParagraph"/>
              <w:numPr>
                <w:ilvl w:val="0"/>
                <w:numId w:val="17"/>
              </w:numPr>
              <w:tabs>
                <w:tab w:val="left" w:pos="825"/>
              </w:tabs>
              <w:spacing w:before="116"/>
              <w:ind w:right="263"/>
              <w:rPr>
                <w:sz w:val="18"/>
              </w:rPr>
            </w:pPr>
            <w:r>
              <w:rPr>
                <w:sz w:val="18"/>
              </w:rPr>
              <w:t>Concise,</w:t>
            </w:r>
            <w:r>
              <w:rPr>
                <w:spacing w:val="-16"/>
                <w:sz w:val="18"/>
              </w:rPr>
              <w:t xml:space="preserve"> </w:t>
            </w:r>
            <w:r>
              <w:rPr>
                <w:sz w:val="18"/>
              </w:rPr>
              <w:t>user-centric</w:t>
            </w:r>
            <w:r>
              <w:rPr>
                <w:spacing w:val="-16"/>
                <w:sz w:val="18"/>
              </w:rPr>
              <w:t xml:space="preserve"> </w:t>
            </w:r>
            <w:r>
              <w:rPr>
                <w:sz w:val="18"/>
              </w:rPr>
              <w:t xml:space="preserve">narratives that describe a feature or functionality from an end-user </w:t>
            </w:r>
            <w:r>
              <w:rPr>
                <w:spacing w:val="-2"/>
                <w:sz w:val="18"/>
              </w:rPr>
              <w:t>perspective.</w:t>
            </w:r>
          </w:p>
        </w:tc>
        <w:tc>
          <w:tcPr>
            <w:tcW w:w="1291" w:type="dxa"/>
          </w:tcPr>
          <w:p w14:paraId="1E8C5548" w14:textId="77777777" w:rsidR="00DA51A5" w:rsidRDefault="00AB654C">
            <w:pPr>
              <w:pStyle w:val="TableParagraph"/>
              <w:spacing w:before="121"/>
              <w:ind w:left="110"/>
              <w:rPr>
                <w:sz w:val="18"/>
              </w:rPr>
            </w:pPr>
            <w:r>
              <w:rPr>
                <w:spacing w:val="-2"/>
                <w:sz w:val="18"/>
              </w:rPr>
              <w:t>Consulted</w:t>
            </w:r>
          </w:p>
        </w:tc>
        <w:tc>
          <w:tcPr>
            <w:tcW w:w="1771" w:type="dxa"/>
          </w:tcPr>
          <w:p w14:paraId="08B073EA" w14:textId="77777777" w:rsidR="00DA51A5" w:rsidRDefault="00AB654C">
            <w:pPr>
              <w:pStyle w:val="TableParagraph"/>
              <w:spacing w:before="121"/>
              <w:ind w:left="105"/>
              <w:rPr>
                <w:sz w:val="18"/>
              </w:rPr>
            </w:pPr>
            <w:r>
              <w:rPr>
                <w:spacing w:val="-2"/>
                <w:sz w:val="18"/>
              </w:rPr>
              <w:t>Responsible</w:t>
            </w:r>
          </w:p>
        </w:tc>
      </w:tr>
      <w:tr w:rsidR="00DA51A5" w14:paraId="4D188E25" w14:textId="77777777">
        <w:trPr>
          <w:trHeight w:val="1113"/>
        </w:trPr>
        <w:tc>
          <w:tcPr>
            <w:tcW w:w="2251" w:type="dxa"/>
          </w:tcPr>
          <w:p w14:paraId="7927ED04" w14:textId="77777777" w:rsidR="00DA51A5" w:rsidRDefault="00DA51A5">
            <w:pPr>
              <w:pStyle w:val="TableParagraph"/>
              <w:rPr>
                <w:b/>
                <w:sz w:val="18"/>
              </w:rPr>
            </w:pPr>
          </w:p>
          <w:p w14:paraId="0BBC9E6E" w14:textId="77777777" w:rsidR="00DA51A5" w:rsidRDefault="00DA51A5">
            <w:pPr>
              <w:pStyle w:val="TableParagraph"/>
              <w:spacing w:before="10"/>
              <w:rPr>
                <w:b/>
                <w:sz w:val="18"/>
              </w:rPr>
            </w:pPr>
          </w:p>
          <w:p w14:paraId="5E168BB2" w14:textId="77777777" w:rsidR="00DA51A5" w:rsidRDefault="00AB654C">
            <w:pPr>
              <w:pStyle w:val="TableParagraph"/>
              <w:ind w:left="105"/>
              <w:rPr>
                <w:sz w:val="18"/>
              </w:rPr>
            </w:pPr>
            <w:r>
              <w:rPr>
                <w:sz w:val="18"/>
              </w:rPr>
              <w:t>Gap</w:t>
            </w:r>
            <w:r>
              <w:rPr>
                <w:spacing w:val="-3"/>
                <w:sz w:val="18"/>
              </w:rPr>
              <w:t xml:space="preserve"> </w:t>
            </w:r>
            <w:r>
              <w:rPr>
                <w:spacing w:val="-2"/>
                <w:sz w:val="18"/>
              </w:rPr>
              <w:t>analysis</w:t>
            </w:r>
          </w:p>
        </w:tc>
        <w:tc>
          <w:tcPr>
            <w:tcW w:w="3979" w:type="dxa"/>
          </w:tcPr>
          <w:p w14:paraId="21FA0C2D" w14:textId="77777777" w:rsidR="00DA51A5" w:rsidRDefault="00AB654C">
            <w:pPr>
              <w:pStyle w:val="TableParagraph"/>
              <w:numPr>
                <w:ilvl w:val="0"/>
                <w:numId w:val="16"/>
              </w:numPr>
              <w:tabs>
                <w:tab w:val="left" w:pos="825"/>
              </w:tabs>
              <w:spacing w:before="121"/>
              <w:ind w:right="599"/>
              <w:rPr>
                <w:sz w:val="18"/>
              </w:rPr>
            </w:pPr>
            <w:r>
              <w:rPr>
                <w:sz w:val="18"/>
              </w:rPr>
              <w:t>Gap notes outlining potential modifications for prioritisation within residency capacity.</w:t>
            </w:r>
          </w:p>
        </w:tc>
        <w:tc>
          <w:tcPr>
            <w:tcW w:w="1291" w:type="dxa"/>
          </w:tcPr>
          <w:p w14:paraId="10B1CC07" w14:textId="77777777" w:rsidR="00DA51A5" w:rsidRDefault="00DA51A5">
            <w:pPr>
              <w:pStyle w:val="TableParagraph"/>
              <w:rPr>
                <w:b/>
                <w:sz w:val="18"/>
              </w:rPr>
            </w:pPr>
          </w:p>
          <w:p w14:paraId="0FECEC6E" w14:textId="77777777" w:rsidR="00DA51A5" w:rsidRDefault="00DA51A5">
            <w:pPr>
              <w:pStyle w:val="TableParagraph"/>
              <w:spacing w:before="10"/>
              <w:rPr>
                <w:b/>
                <w:sz w:val="18"/>
              </w:rPr>
            </w:pPr>
          </w:p>
          <w:p w14:paraId="0F37012B" w14:textId="77777777" w:rsidR="00DA51A5" w:rsidRDefault="00AB654C">
            <w:pPr>
              <w:pStyle w:val="TableParagraph"/>
              <w:ind w:left="110"/>
              <w:rPr>
                <w:sz w:val="18"/>
              </w:rPr>
            </w:pPr>
            <w:r>
              <w:rPr>
                <w:spacing w:val="-2"/>
                <w:sz w:val="18"/>
              </w:rPr>
              <w:t>Responsible</w:t>
            </w:r>
          </w:p>
        </w:tc>
        <w:tc>
          <w:tcPr>
            <w:tcW w:w="1771" w:type="dxa"/>
          </w:tcPr>
          <w:p w14:paraId="4C3493DB" w14:textId="77777777" w:rsidR="00DA51A5" w:rsidRDefault="00DA51A5">
            <w:pPr>
              <w:pStyle w:val="TableParagraph"/>
              <w:rPr>
                <w:b/>
                <w:sz w:val="18"/>
              </w:rPr>
            </w:pPr>
          </w:p>
          <w:p w14:paraId="18190C1B" w14:textId="77777777" w:rsidR="00DA51A5" w:rsidRDefault="00DA51A5">
            <w:pPr>
              <w:pStyle w:val="TableParagraph"/>
              <w:spacing w:before="10"/>
              <w:rPr>
                <w:b/>
                <w:sz w:val="18"/>
              </w:rPr>
            </w:pPr>
          </w:p>
          <w:p w14:paraId="13F22F98" w14:textId="77777777" w:rsidR="00DA51A5" w:rsidRDefault="00AB654C">
            <w:pPr>
              <w:pStyle w:val="TableParagraph"/>
              <w:ind w:left="105"/>
              <w:rPr>
                <w:sz w:val="18"/>
              </w:rPr>
            </w:pPr>
            <w:r>
              <w:rPr>
                <w:spacing w:val="-2"/>
                <w:sz w:val="18"/>
              </w:rPr>
              <w:t>Consulted</w:t>
            </w:r>
          </w:p>
        </w:tc>
      </w:tr>
    </w:tbl>
    <w:p w14:paraId="4211F68F" w14:textId="77777777" w:rsidR="00DA51A5" w:rsidRDefault="00DA51A5">
      <w:pPr>
        <w:pStyle w:val="TableParagraph"/>
        <w:rPr>
          <w:sz w:val="18"/>
        </w:rPr>
        <w:sectPr w:rsidR="00DA51A5">
          <w:pgSz w:w="12240" w:h="15840"/>
          <w:pgMar w:top="1040" w:right="360" w:bottom="1500" w:left="1080" w:header="720" w:footer="1304" w:gutter="0"/>
          <w:cols w:space="720"/>
        </w:sectPr>
      </w:pPr>
    </w:p>
    <w:p w14:paraId="462CB2FA" w14:textId="6CB1AFD8" w:rsidR="00DA51A5" w:rsidRDefault="00DA51A5">
      <w:pPr>
        <w:pStyle w:val="BodyText"/>
        <w:spacing w:before="85"/>
        <w:rPr>
          <w:b/>
          <w:sz w:val="26"/>
        </w:rPr>
      </w:pPr>
    </w:p>
    <w:p w14:paraId="3BDAF14B" w14:textId="77777777" w:rsidR="00DA51A5" w:rsidRDefault="00AB654C">
      <w:pPr>
        <w:pStyle w:val="Heading3"/>
      </w:pPr>
      <w:bookmarkStart w:id="104" w:name="_Toc242398792"/>
      <w:r>
        <w:rPr>
          <w:color w:val="041A77"/>
        </w:rPr>
        <w:t>Task</w:t>
      </w:r>
      <w:r>
        <w:rPr>
          <w:color w:val="041A77"/>
          <w:spacing w:val="-4"/>
        </w:rPr>
        <w:t xml:space="preserve"> </w:t>
      </w:r>
      <w:r>
        <w:rPr>
          <w:color w:val="041A77"/>
        </w:rPr>
        <w:t>3</w:t>
      </w:r>
      <w:r>
        <w:rPr>
          <w:color w:val="041A77"/>
          <w:spacing w:val="-2"/>
        </w:rPr>
        <w:t xml:space="preserve"> Enhancements</w:t>
      </w:r>
      <w:bookmarkEnd w:id="104"/>
    </w:p>
    <w:p w14:paraId="5967A73B" w14:textId="77777777" w:rsidR="00DA51A5" w:rsidRDefault="00AB654C">
      <w:pPr>
        <w:pStyle w:val="BodyText"/>
        <w:spacing w:before="114"/>
        <w:ind w:left="360" w:right="1127"/>
      </w:pPr>
      <w:r>
        <w:rPr>
          <w:color w:val="000000"/>
        </w:rPr>
        <w:t>Within the Residency Services, Archer will support the configuration of mutually prioritised changes to the baseline solutions, including assistance with data imports and user access, using the allocated Resident and Functional Consultant capacity.</w:t>
      </w:r>
    </w:p>
    <w:p w14:paraId="78876C3B" w14:textId="77777777" w:rsidR="00DA51A5" w:rsidRDefault="00DA51A5">
      <w:pPr>
        <w:pStyle w:val="BodyText"/>
        <w:spacing w:before="5"/>
      </w:pPr>
    </w:p>
    <w:p w14:paraId="7E4FFF8D" w14:textId="77777777" w:rsidR="00DA51A5" w:rsidRDefault="00AB654C">
      <w:pPr>
        <w:pStyle w:val="Heading4"/>
      </w:pPr>
      <w:r>
        <w:t>Task</w:t>
      </w:r>
      <w:r>
        <w:rPr>
          <w:spacing w:val="-11"/>
        </w:rPr>
        <w:t xml:space="preserve"> </w:t>
      </w:r>
      <w:r>
        <w:t>assumptions</w:t>
      </w:r>
      <w:r>
        <w:rPr>
          <w:spacing w:val="-9"/>
        </w:rPr>
        <w:t xml:space="preserve"> </w:t>
      </w:r>
      <w:r>
        <w:t>and</w:t>
      </w:r>
      <w:r>
        <w:rPr>
          <w:spacing w:val="-9"/>
        </w:rPr>
        <w:t xml:space="preserve"> </w:t>
      </w:r>
      <w:r>
        <w:rPr>
          <w:spacing w:val="-2"/>
        </w:rPr>
        <w:t>limitations:</w:t>
      </w:r>
    </w:p>
    <w:p w14:paraId="5E0BC89F" w14:textId="77777777" w:rsidR="00DA51A5" w:rsidRPr="00476F1A" w:rsidRDefault="00AB654C">
      <w:pPr>
        <w:pStyle w:val="ListParagraph"/>
        <w:numPr>
          <w:ilvl w:val="0"/>
          <w:numId w:val="23"/>
        </w:numPr>
        <w:tabs>
          <w:tab w:val="left" w:pos="1080"/>
        </w:tabs>
        <w:spacing w:before="237"/>
        <w:ind w:right="1400"/>
        <w:rPr>
          <w:rFonts w:ascii="Symbol" w:hAnsi="Symbol"/>
          <w:sz w:val="20"/>
        </w:rPr>
      </w:pPr>
      <w:r w:rsidRPr="00476F1A">
        <w:rPr>
          <w:b/>
          <w:bCs/>
          <w:color w:val="000000"/>
          <w:sz w:val="20"/>
        </w:rPr>
        <w:t>Iteration Structure:</w:t>
      </w:r>
      <w:r w:rsidRPr="00476F1A">
        <w:rPr>
          <w:color w:val="000000"/>
          <w:sz w:val="20"/>
        </w:rPr>
        <w:t xml:space="preserve"> The solution areas and configuration iterations listed below represent indicative planning estimates and potential workstreams, not a guaranteed number of completed iterations or fixed deliverables.</w:t>
      </w:r>
    </w:p>
    <w:p w14:paraId="051C541B" w14:textId="77777777" w:rsidR="00DA51A5" w:rsidRPr="00476F1A" w:rsidRDefault="00AB654C">
      <w:pPr>
        <w:pStyle w:val="ListParagraph"/>
        <w:numPr>
          <w:ilvl w:val="0"/>
          <w:numId w:val="23"/>
        </w:numPr>
        <w:tabs>
          <w:tab w:val="left" w:pos="1080"/>
        </w:tabs>
        <w:ind w:right="1407"/>
        <w:rPr>
          <w:rFonts w:ascii="Symbol" w:hAnsi="Symbol"/>
          <w:sz w:val="20"/>
        </w:rPr>
      </w:pPr>
      <w:r w:rsidRPr="00476F1A">
        <w:rPr>
          <w:b/>
          <w:bCs/>
          <w:color w:val="000000"/>
          <w:sz w:val="20"/>
        </w:rPr>
        <w:t>Iteration Duration:</w:t>
      </w:r>
      <w:r w:rsidRPr="00476F1A">
        <w:rPr>
          <w:color w:val="000000"/>
          <w:sz w:val="20"/>
        </w:rPr>
        <w:t xml:space="preserve"> Two-week iterations may be used as a working cadence for planning, configuration, review and feedback, subject to priorities, dependencies and available residency capacity.</w:t>
      </w:r>
    </w:p>
    <w:p w14:paraId="2AD34935" w14:textId="3499737D" w:rsidR="00DA51A5" w:rsidRPr="00476F1A" w:rsidRDefault="00AB654C">
      <w:pPr>
        <w:pStyle w:val="ListParagraph"/>
        <w:numPr>
          <w:ilvl w:val="0"/>
          <w:numId w:val="23"/>
        </w:numPr>
        <w:tabs>
          <w:tab w:val="left" w:pos="1080"/>
        </w:tabs>
        <w:ind w:right="1106"/>
        <w:rPr>
          <w:rFonts w:ascii="Symbol" w:hAnsi="Symbol"/>
          <w:sz w:val="20"/>
        </w:rPr>
      </w:pPr>
      <w:r w:rsidRPr="00476F1A">
        <w:rPr>
          <w:b/>
          <w:bCs/>
          <w:color w:val="000000"/>
          <w:sz w:val="20"/>
        </w:rPr>
        <w:t>Demo and Feedback Sessions:</w:t>
      </w:r>
      <w:r w:rsidRPr="00476F1A">
        <w:rPr>
          <w:color w:val="000000"/>
          <w:sz w:val="20"/>
        </w:rPr>
        <w:t xml:space="preserve"> Where an iteration is scheduled, Archer and Handelsbanken will coordinate reasonable demonstrations and feedback sessions. A Handelsbanken decision maker or authorised delegate should participate and remain available to provide clarification. Session frequency and timing will be mutually agreed within residency capacity.</w:t>
      </w:r>
    </w:p>
    <w:p w14:paraId="06AC2EFA" w14:textId="77777777" w:rsidR="00DA51A5" w:rsidRPr="00476F1A" w:rsidRDefault="00AB654C">
      <w:pPr>
        <w:pStyle w:val="ListParagraph"/>
        <w:numPr>
          <w:ilvl w:val="0"/>
          <w:numId w:val="23"/>
        </w:numPr>
        <w:tabs>
          <w:tab w:val="left" w:pos="1080"/>
        </w:tabs>
        <w:ind w:right="1083"/>
        <w:rPr>
          <w:rFonts w:ascii="Symbol" w:hAnsi="Symbol"/>
          <w:sz w:val="20"/>
        </w:rPr>
      </w:pPr>
      <w:r w:rsidRPr="00476F1A">
        <w:rPr>
          <w:b/>
          <w:bCs/>
          <w:color w:val="000000"/>
          <w:sz w:val="20"/>
        </w:rPr>
        <w:t>Change Control:</w:t>
      </w:r>
      <w:r w:rsidRPr="00476F1A">
        <w:rPr>
          <w:color w:val="000000"/>
          <w:sz w:val="20"/>
        </w:rPr>
        <w:t xml:space="preserve"> Minor and significant functional enhancements, including workflow, access-control and architectural changes, may be assessed and reprioritised within the available Residency Services. Activities requiring additional capacity, resources, fees or </w:t>
      </w:r>
      <w:commentRangeStart w:id="105"/>
      <w:commentRangeStart w:id="106"/>
      <w:r w:rsidRPr="00476F1A">
        <w:rPr>
          <w:color w:val="000000"/>
          <w:sz w:val="20"/>
        </w:rPr>
        <w:t xml:space="preserve">changes to contractual scope </w:t>
      </w:r>
      <w:commentRangeEnd w:id="105"/>
      <w:r w:rsidR="007C0FFD" w:rsidRPr="00476F1A">
        <w:rPr>
          <w:rStyle w:val="CommentReference"/>
          <w:color w:val="000000"/>
          <w:sz w:val="20"/>
          <w:szCs w:val="22"/>
        </w:rPr>
        <w:commentReference w:id="105"/>
      </w:r>
      <w:commentRangeEnd w:id="106"/>
      <w:r w:rsidR="000922CB" w:rsidRPr="00476F1A">
        <w:rPr>
          <w:rStyle w:val="CommentReference"/>
          <w:color w:val="000000"/>
          <w:sz w:val="20"/>
          <w:szCs w:val="22"/>
        </w:rPr>
        <w:commentReference w:id="106"/>
      </w:r>
      <w:r w:rsidRPr="00476F1A">
        <w:rPr>
          <w:color w:val="000000"/>
          <w:sz w:val="20"/>
        </w:rPr>
        <w:t>will require mutual agreement and, where applicable, a Change Request.</w:t>
      </w:r>
    </w:p>
    <w:p w14:paraId="1692F38E" w14:textId="77777777" w:rsidR="00DA51A5" w:rsidRDefault="00DA51A5">
      <w:pPr>
        <w:pStyle w:val="BodyText"/>
        <w:spacing w:before="5" w:after="1"/>
        <w:rPr>
          <w:sz w:val="19"/>
        </w:rPr>
      </w:pPr>
    </w:p>
    <w:tbl>
      <w:tblPr>
        <w:tblW w:w="0" w:type="auto"/>
        <w:tblInd w:w="1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2"/>
        <w:gridCol w:w="1382"/>
      </w:tblGrid>
      <w:tr w:rsidR="00DA51A5" w:rsidRPr="00F13DAE" w14:paraId="44878132" w14:textId="77777777">
        <w:trPr>
          <w:trHeight w:val="412"/>
        </w:trPr>
        <w:tc>
          <w:tcPr>
            <w:tcW w:w="3542" w:type="dxa"/>
            <w:shd w:val="clear" w:color="auto" w:fill="113777"/>
          </w:tcPr>
          <w:p w14:paraId="1E96540C" w14:textId="77777777" w:rsidR="00DA51A5" w:rsidRPr="00F13DAE" w:rsidRDefault="00AB654C" w:rsidP="00F13DAE">
            <w:pPr>
              <w:pStyle w:val="TableParagraph"/>
              <w:spacing w:before="32" w:line="237" w:lineRule="auto"/>
              <w:ind w:left="110"/>
              <w:rPr>
                <w:b/>
                <w:color w:val="FFFFFF"/>
                <w:sz w:val="18"/>
              </w:rPr>
            </w:pPr>
            <w:r w:rsidRPr="00F13DAE">
              <w:rPr>
                <w:b/>
                <w:color w:val="FFFFFF"/>
                <w:sz w:val="18"/>
              </w:rPr>
              <w:t>Solution Area</w:t>
            </w:r>
          </w:p>
        </w:tc>
        <w:tc>
          <w:tcPr>
            <w:tcW w:w="1382" w:type="dxa"/>
            <w:shd w:val="clear" w:color="auto" w:fill="113777"/>
          </w:tcPr>
          <w:p w14:paraId="08231273" w14:textId="77777777" w:rsidR="00DA51A5" w:rsidRPr="00F13DAE" w:rsidRDefault="00AB654C" w:rsidP="00F13DAE">
            <w:pPr>
              <w:pStyle w:val="TableParagraph"/>
              <w:spacing w:before="32" w:line="237" w:lineRule="auto"/>
              <w:ind w:left="110"/>
              <w:jc w:val="center"/>
              <w:rPr>
                <w:b/>
                <w:color w:val="FFFFFF"/>
                <w:sz w:val="18"/>
              </w:rPr>
            </w:pPr>
            <w:r w:rsidRPr="00F13DAE">
              <w:rPr>
                <w:b/>
                <w:color w:val="FFFFFF"/>
                <w:sz w:val="18"/>
              </w:rPr>
              <w:t>#Indicative iterations</w:t>
            </w:r>
          </w:p>
        </w:tc>
      </w:tr>
      <w:tr w:rsidR="00DA51A5" w14:paraId="5DB9975D" w14:textId="77777777">
        <w:trPr>
          <w:trHeight w:val="676"/>
        </w:trPr>
        <w:tc>
          <w:tcPr>
            <w:tcW w:w="3542" w:type="dxa"/>
          </w:tcPr>
          <w:p w14:paraId="1D743694" w14:textId="77777777" w:rsidR="00DA51A5" w:rsidRPr="00F13DAE" w:rsidRDefault="00AB654C" w:rsidP="00F13DAE">
            <w:pPr>
              <w:pStyle w:val="TableParagraph"/>
              <w:spacing w:before="135"/>
              <w:ind w:left="110"/>
              <w:rPr>
                <w:spacing w:val="-2"/>
                <w:sz w:val="18"/>
              </w:rPr>
            </w:pPr>
            <w:r w:rsidRPr="00F13DAE">
              <w:rPr>
                <w:spacing w:val="-2"/>
                <w:sz w:val="18"/>
              </w:rPr>
              <w:t>Enterprise &amp; Operational Risk Management</w:t>
            </w:r>
          </w:p>
        </w:tc>
        <w:tc>
          <w:tcPr>
            <w:tcW w:w="1382" w:type="dxa"/>
          </w:tcPr>
          <w:p w14:paraId="0E5E9653" w14:textId="77777777" w:rsidR="00DA51A5" w:rsidRPr="00F13DAE" w:rsidRDefault="00AB654C" w:rsidP="00F13DAE">
            <w:pPr>
              <w:pStyle w:val="TableParagraph"/>
              <w:spacing w:before="135"/>
              <w:ind w:left="110"/>
              <w:jc w:val="center"/>
              <w:rPr>
                <w:spacing w:val="-2"/>
                <w:sz w:val="18"/>
              </w:rPr>
            </w:pPr>
            <w:r w:rsidRPr="00F13DAE">
              <w:rPr>
                <w:spacing w:val="-2"/>
                <w:sz w:val="18"/>
              </w:rPr>
              <w:t>3</w:t>
            </w:r>
          </w:p>
        </w:tc>
      </w:tr>
      <w:tr w:rsidR="00DA51A5" w14:paraId="30EF3FF8" w14:textId="77777777">
        <w:trPr>
          <w:trHeight w:val="460"/>
        </w:trPr>
        <w:tc>
          <w:tcPr>
            <w:tcW w:w="3542" w:type="dxa"/>
          </w:tcPr>
          <w:p w14:paraId="33F0A0E1" w14:textId="77777777" w:rsidR="00DA51A5" w:rsidRPr="00F13DAE" w:rsidRDefault="00AB654C" w:rsidP="00F13DAE">
            <w:pPr>
              <w:pStyle w:val="TableParagraph"/>
              <w:spacing w:before="135"/>
              <w:ind w:left="110"/>
              <w:rPr>
                <w:spacing w:val="-2"/>
                <w:sz w:val="18"/>
              </w:rPr>
            </w:pPr>
            <w:r w:rsidRPr="00F13DAE">
              <w:rPr>
                <w:spacing w:val="-2"/>
                <w:sz w:val="18"/>
              </w:rPr>
              <w:t>Regulatory &amp; Corporate Compliance</w:t>
            </w:r>
          </w:p>
        </w:tc>
        <w:tc>
          <w:tcPr>
            <w:tcW w:w="1382" w:type="dxa"/>
          </w:tcPr>
          <w:p w14:paraId="3158A644" w14:textId="77777777" w:rsidR="00DA51A5" w:rsidRPr="00F13DAE" w:rsidRDefault="00AB654C" w:rsidP="00F13DAE">
            <w:pPr>
              <w:pStyle w:val="TableParagraph"/>
              <w:spacing w:before="135"/>
              <w:ind w:left="110"/>
              <w:jc w:val="center"/>
              <w:rPr>
                <w:spacing w:val="-2"/>
                <w:sz w:val="18"/>
              </w:rPr>
            </w:pPr>
            <w:r w:rsidRPr="00F13DAE">
              <w:rPr>
                <w:spacing w:val="-2"/>
                <w:sz w:val="18"/>
              </w:rPr>
              <w:t>2</w:t>
            </w:r>
          </w:p>
        </w:tc>
      </w:tr>
      <w:tr w:rsidR="00381574" w14:paraId="167ED866" w14:textId="77777777">
        <w:trPr>
          <w:trHeight w:val="460"/>
        </w:trPr>
        <w:tc>
          <w:tcPr>
            <w:tcW w:w="3542" w:type="dxa"/>
          </w:tcPr>
          <w:p w14:paraId="0B9DD2B0" w14:textId="223C6AB1" w:rsidR="00381574" w:rsidRPr="00F13DAE" w:rsidRDefault="00381574" w:rsidP="00F13DAE">
            <w:pPr>
              <w:pStyle w:val="TableParagraph"/>
              <w:spacing w:before="135"/>
              <w:ind w:left="110"/>
              <w:rPr>
                <w:spacing w:val="-2"/>
                <w:sz w:val="18"/>
              </w:rPr>
            </w:pPr>
            <w:r>
              <w:rPr>
                <w:spacing w:val="-2"/>
                <w:sz w:val="18"/>
              </w:rPr>
              <w:t>Model Risk Management</w:t>
            </w:r>
          </w:p>
        </w:tc>
        <w:tc>
          <w:tcPr>
            <w:tcW w:w="1382" w:type="dxa"/>
          </w:tcPr>
          <w:p w14:paraId="40A86030" w14:textId="02D5D75B" w:rsidR="00381574" w:rsidRPr="00F13DAE" w:rsidRDefault="00381574" w:rsidP="00F13DAE">
            <w:pPr>
              <w:pStyle w:val="TableParagraph"/>
              <w:spacing w:before="135"/>
              <w:ind w:left="110"/>
              <w:jc w:val="center"/>
              <w:rPr>
                <w:spacing w:val="-2"/>
                <w:sz w:val="18"/>
              </w:rPr>
            </w:pPr>
            <w:r>
              <w:rPr>
                <w:spacing w:val="-2"/>
                <w:sz w:val="18"/>
              </w:rPr>
              <w:t>3</w:t>
            </w:r>
          </w:p>
        </w:tc>
      </w:tr>
    </w:tbl>
    <w:p w14:paraId="6575C896" w14:textId="77777777" w:rsidR="00DA51A5" w:rsidRDefault="00DA51A5">
      <w:pPr>
        <w:pStyle w:val="BodyText"/>
        <w:spacing w:before="123"/>
      </w:pPr>
    </w:p>
    <w:p w14:paraId="729D04DF" w14:textId="77777777" w:rsidR="00DA51A5" w:rsidRDefault="00AB654C">
      <w:pPr>
        <w:pStyle w:val="BodyText"/>
        <w:ind w:left="360"/>
      </w:pPr>
      <w:r>
        <w:rPr>
          <w:color w:val="000000"/>
        </w:rPr>
        <w:t>The following third-party integrations are identified as potential residency workstreams, subject to agreed design, prerequisites, priorities and available capacity:</w:t>
      </w:r>
    </w:p>
    <w:p w14:paraId="0CD0CBD0" w14:textId="77777777" w:rsidR="00DA51A5" w:rsidRDefault="00DA51A5">
      <w:pPr>
        <w:pStyle w:val="BodyText"/>
        <w:spacing w:before="7"/>
        <w:rPr>
          <w:sz w:val="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6"/>
        <w:gridCol w:w="1704"/>
        <w:gridCol w:w="1262"/>
        <w:gridCol w:w="1737"/>
        <w:gridCol w:w="3100"/>
      </w:tblGrid>
      <w:tr w:rsidR="00DA51A5" w14:paraId="672A1C9C" w14:textId="77777777">
        <w:trPr>
          <w:trHeight w:val="494"/>
        </w:trPr>
        <w:tc>
          <w:tcPr>
            <w:tcW w:w="1546" w:type="dxa"/>
            <w:tcBorders>
              <w:right w:val="single" w:sz="4" w:space="0" w:color="FFFFFF"/>
            </w:tcBorders>
            <w:shd w:val="clear" w:color="auto" w:fill="0A3877"/>
          </w:tcPr>
          <w:p w14:paraId="41279426" w14:textId="77777777" w:rsidR="00DA51A5" w:rsidRDefault="00AB654C">
            <w:pPr>
              <w:pStyle w:val="TableParagraph"/>
              <w:spacing w:before="32" w:line="237" w:lineRule="auto"/>
              <w:ind w:left="110"/>
              <w:rPr>
                <w:b/>
                <w:sz w:val="18"/>
              </w:rPr>
            </w:pPr>
            <w:r>
              <w:rPr>
                <w:b/>
                <w:color w:val="FFFFFF"/>
                <w:sz w:val="18"/>
              </w:rPr>
              <w:t>3</w:t>
            </w:r>
            <w:r>
              <w:rPr>
                <w:b/>
                <w:color w:val="FFFFFF"/>
                <w:position w:val="6"/>
                <w:sz w:val="12"/>
              </w:rPr>
              <w:t>rd</w:t>
            </w:r>
            <w:r>
              <w:rPr>
                <w:b/>
                <w:color w:val="FFFFFF"/>
                <w:spacing w:val="-2"/>
                <w:position w:val="6"/>
                <w:sz w:val="12"/>
              </w:rPr>
              <w:t xml:space="preserve"> </w:t>
            </w:r>
            <w:r>
              <w:rPr>
                <w:b/>
                <w:color w:val="FFFFFF"/>
                <w:sz w:val="18"/>
              </w:rPr>
              <w:t xml:space="preserve">party </w:t>
            </w:r>
            <w:r>
              <w:rPr>
                <w:b/>
                <w:color w:val="FFFFFF"/>
                <w:spacing w:val="-2"/>
                <w:sz w:val="18"/>
              </w:rPr>
              <w:t>system</w:t>
            </w:r>
          </w:p>
        </w:tc>
        <w:tc>
          <w:tcPr>
            <w:tcW w:w="1704" w:type="dxa"/>
            <w:tcBorders>
              <w:left w:val="single" w:sz="4" w:space="0" w:color="FFFFFF"/>
              <w:right w:val="single" w:sz="4" w:space="0" w:color="FFFFFF"/>
            </w:tcBorders>
            <w:shd w:val="clear" w:color="auto" w:fill="0A3877"/>
          </w:tcPr>
          <w:p w14:paraId="266B4861" w14:textId="77777777" w:rsidR="00DA51A5" w:rsidRDefault="00AB654C">
            <w:pPr>
              <w:pStyle w:val="TableParagraph"/>
              <w:spacing w:before="140"/>
              <w:ind w:left="105"/>
              <w:rPr>
                <w:b/>
                <w:sz w:val="18"/>
              </w:rPr>
            </w:pPr>
            <w:r>
              <w:rPr>
                <w:b/>
                <w:color w:val="FFFFFF"/>
                <w:spacing w:val="-2"/>
                <w:sz w:val="18"/>
              </w:rPr>
              <w:t>Direction</w:t>
            </w:r>
          </w:p>
        </w:tc>
        <w:tc>
          <w:tcPr>
            <w:tcW w:w="1262" w:type="dxa"/>
            <w:tcBorders>
              <w:left w:val="single" w:sz="4" w:space="0" w:color="FFFFFF"/>
              <w:right w:val="single" w:sz="4" w:space="0" w:color="FFFFFF"/>
            </w:tcBorders>
            <w:shd w:val="clear" w:color="auto" w:fill="0A3877"/>
          </w:tcPr>
          <w:p w14:paraId="7CC46B28" w14:textId="77777777" w:rsidR="00DA51A5" w:rsidRDefault="00AB654C">
            <w:pPr>
              <w:pStyle w:val="TableParagraph"/>
              <w:spacing w:before="32" w:line="237" w:lineRule="auto"/>
              <w:ind w:left="105"/>
              <w:rPr>
                <w:b/>
                <w:sz w:val="18"/>
              </w:rPr>
            </w:pPr>
            <w:r>
              <w:rPr>
                <w:b/>
                <w:color w:val="FFFFFF"/>
                <w:spacing w:val="-2"/>
                <w:sz w:val="18"/>
              </w:rPr>
              <w:t>Supported transport</w:t>
            </w:r>
          </w:p>
        </w:tc>
        <w:tc>
          <w:tcPr>
            <w:tcW w:w="1737" w:type="dxa"/>
            <w:tcBorders>
              <w:left w:val="single" w:sz="4" w:space="0" w:color="FFFFFF"/>
              <w:right w:val="single" w:sz="4" w:space="0" w:color="FFFFFF"/>
            </w:tcBorders>
            <w:shd w:val="clear" w:color="auto" w:fill="0A3877"/>
          </w:tcPr>
          <w:p w14:paraId="164FC708" w14:textId="77777777" w:rsidR="00DA51A5" w:rsidRDefault="00AB654C">
            <w:pPr>
              <w:pStyle w:val="TableParagraph"/>
              <w:spacing w:before="140"/>
              <w:ind w:left="110"/>
              <w:rPr>
                <w:b/>
                <w:sz w:val="18"/>
              </w:rPr>
            </w:pPr>
            <w:r>
              <w:rPr>
                <w:b/>
                <w:color w:val="FFFFFF"/>
                <w:sz w:val="18"/>
              </w:rPr>
              <w:t>Data</w:t>
            </w:r>
            <w:r>
              <w:rPr>
                <w:b/>
                <w:color w:val="FFFFFF"/>
                <w:spacing w:val="-4"/>
                <w:sz w:val="18"/>
              </w:rPr>
              <w:t xml:space="preserve"> </w:t>
            </w:r>
            <w:r>
              <w:rPr>
                <w:b/>
                <w:color w:val="FFFFFF"/>
                <w:spacing w:val="-2"/>
                <w:sz w:val="18"/>
              </w:rPr>
              <w:t>format</w:t>
            </w:r>
          </w:p>
        </w:tc>
        <w:tc>
          <w:tcPr>
            <w:tcW w:w="3100" w:type="dxa"/>
            <w:tcBorders>
              <w:left w:val="single" w:sz="4" w:space="0" w:color="FFFFFF"/>
            </w:tcBorders>
            <w:shd w:val="clear" w:color="auto" w:fill="0A3877"/>
          </w:tcPr>
          <w:p w14:paraId="0D934E28" w14:textId="77777777" w:rsidR="00DA51A5" w:rsidRDefault="00AB654C">
            <w:pPr>
              <w:pStyle w:val="TableParagraph"/>
              <w:spacing w:before="140"/>
              <w:ind w:left="110"/>
              <w:rPr>
                <w:b/>
                <w:sz w:val="18"/>
              </w:rPr>
            </w:pPr>
            <w:r>
              <w:rPr>
                <w:b/>
                <w:color w:val="FFFFFF"/>
                <w:sz w:val="18"/>
              </w:rPr>
              <w:t>Use</w:t>
            </w:r>
            <w:r>
              <w:rPr>
                <w:b/>
                <w:color w:val="FFFFFF"/>
                <w:spacing w:val="-3"/>
                <w:sz w:val="18"/>
              </w:rPr>
              <w:t xml:space="preserve"> </w:t>
            </w:r>
            <w:r>
              <w:rPr>
                <w:b/>
                <w:color w:val="FFFFFF"/>
                <w:spacing w:val="-4"/>
                <w:sz w:val="18"/>
              </w:rPr>
              <w:t>case</w:t>
            </w:r>
          </w:p>
        </w:tc>
      </w:tr>
      <w:tr w:rsidR="00DA51A5" w14:paraId="5DC99AA8" w14:textId="77777777">
        <w:trPr>
          <w:trHeight w:val="393"/>
        </w:trPr>
        <w:tc>
          <w:tcPr>
            <w:tcW w:w="1546" w:type="dxa"/>
          </w:tcPr>
          <w:p w14:paraId="559882D5" w14:textId="77777777" w:rsidR="00DA51A5" w:rsidRDefault="00AB654C">
            <w:pPr>
              <w:pStyle w:val="TableParagraph"/>
              <w:spacing w:before="30"/>
              <w:ind w:left="110"/>
              <w:rPr>
                <w:sz w:val="18"/>
              </w:rPr>
            </w:pPr>
            <w:r>
              <w:rPr>
                <w:spacing w:val="-5"/>
                <w:sz w:val="18"/>
              </w:rPr>
              <w:t>SSO</w:t>
            </w:r>
          </w:p>
        </w:tc>
        <w:tc>
          <w:tcPr>
            <w:tcW w:w="1704" w:type="dxa"/>
          </w:tcPr>
          <w:p w14:paraId="56E01060" w14:textId="77777777" w:rsidR="00DA51A5" w:rsidRDefault="00AB654C">
            <w:pPr>
              <w:pStyle w:val="TableParagraph"/>
              <w:spacing w:before="30"/>
              <w:ind w:left="105"/>
              <w:rPr>
                <w:sz w:val="18"/>
              </w:rPr>
            </w:pPr>
            <w:r>
              <w:rPr>
                <w:spacing w:val="-2"/>
                <w:sz w:val="18"/>
              </w:rPr>
              <w:t>Bi-directional</w:t>
            </w:r>
          </w:p>
        </w:tc>
        <w:tc>
          <w:tcPr>
            <w:tcW w:w="1262" w:type="dxa"/>
          </w:tcPr>
          <w:p w14:paraId="6CE11B66" w14:textId="77777777" w:rsidR="00DA51A5" w:rsidRDefault="00AB654C">
            <w:pPr>
              <w:pStyle w:val="TableParagraph"/>
              <w:spacing w:before="30"/>
              <w:ind w:left="105"/>
              <w:rPr>
                <w:sz w:val="18"/>
              </w:rPr>
            </w:pPr>
            <w:r>
              <w:rPr>
                <w:spacing w:val="-4"/>
                <w:sz w:val="18"/>
              </w:rPr>
              <w:t>SAML</w:t>
            </w:r>
          </w:p>
        </w:tc>
        <w:tc>
          <w:tcPr>
            <w:tcW w:w="1737" w:type="dxa"/>
          </w:tcPr>
          <w:p w14:paraId="12E500CF" w14:textId="77777777" w:rsidR="00DA51A5" w:rsidRDefault="00AB654C">
            <w:pPr>
              <w:pStyle w:val="TableParagraph"/>
              <w:spacing w:before="30"/>
              <w:ind w:left="110"/>
              <w:rPr>
                <w:sz w:val="18"/>
              </w:rPr>
            </w:pPr>
            <w:r>
              <w:rPr>
                <w:spacing w:val="-5"/>
                <w:sz w:val="18"/>
              </w:rPr>
              <w:t>SSO</w:t>
            </w:r>
          </w:p>
        </w:tc>
        <w:tc>
          <w:tcPr>
            <w:tcW w:w="3100" w:type="dxa"/>
          </w:tcPr>
          <w:p w14:paraId="765CB646" w14:textId="77777777" w:rsidR="00DA51A5" w:rsidRDefault="00AB654C">
            <w:pPr>
              <w:pStyle w:val="TableParagraph"/>
              <w:spacing w:before="30"/>
              <w:ind w:left="110"/>
              <w:rPr>
                <w:sz w:val="18"/>
              </w:rPr>
            </w:pPr>
            <w:r>
              <w:rPr>
                <w:spacing w:val="-2"/>
                <w:sz w:val="18"/>
              </w:rPr>
              <w:t>Bi-directional</w:t>
            </w:r>
          </w:p>
        </w:tc>
      </w:tr>
      <w:tr w:rsidR="00DA51A5" w14:paraId="552608C3" w14:textId="77777777">
        <w:trPr>
          <w:trHeight w:val="493"/>
        </w:trPr>
        <w:tc>
          <w:tcPr>
            <w:tcW w:w="1546" w:type="dxa"/>
          </w:tcPr>
          <w:p w14:paraId="1A3F095B" w14:textId="77777777" w:rsidR="00DA51A5" w:rsidRDefault="00AB654C">
            <w:pPr>
              <w:pStyle w:val="TableParagraph"/>
              <w:spacing w:before="135"/>
              <w:ind w:left="110"/>
              <w:rPr>
                <w:sz w:val="18"/>
              </w:rPr>
            </w:pPr>
            <w:r>
              <w:rPr>
                <w:spacing w:val="-2"/>
                <w:sz w:val="18"/>
              </w:rPr>
              <w:t>E-</w:t>
            </w:r>
            <w:r>
              <w:rPr>
                <w:spacing w:val="-4"/>
                <w:sz w:val="18"/>
              </w:rPr>
              <w:t>mail</w:t>
            </w:r>
          </w:p>
        </w:tc>
        <w:tc>
          <w:tcPr>
            <w:tcW w:w="1704" w:type="dxa"/>
          </w:tcPr>
          <w:p w14:paraId="7F56B83A" w14:textId="77777777" w:rsidR="00DA51A5" w:rsidRDefault="00AB654C">
            <w:pPr>
              <w:pStyle w:val="TableParagraph"/>
              <w:spacing w:before="32" w:line="237" w:lineRule="auto"/>
              <w:ind w:left="105"/>
              <w:rPr>
                <w:sz w:val="18"/>
              </w:rPr>
            </w:pPr>
            <w:r>
              <w:rPr>
                <w:sz w:val="18"/>
              </w:rPr>
              <w:t>One-way</w:t>
            </w:r>
            <w:r>
              <w:rPr>
                <w:spacing w:val="-16"/>
                <w:sz w:val="18"/>
              </w:rPr>
              <w:t xml:space="preserve"> </w:t>
            </w:r>
            <w:r>
              <w:rPr>
                <w:sz w:val="18"/>
              </w:rPr>
              <w:t>to</w:t>
            </w:r>
            <w:r>
              <w:rPr>
                <w:spacing w:val="-16"/>
                <w:sz w:val="18"/>
              </w:rPr>
              <w:t xml:space="preserve"> </w:t>
            </w:r>
            <w:r>
              <w:rPr>
                <w:sz w:val="18"/>
              </w:rPr>
              <w:t>e-mail system</w:t>
            </w:r>
          </w:p>
        </w:tc>
        <w:tc>
          <w:tcPr>
            <w:tcW w:w="1262" w:type="dxa"/>
          </w:tcPr>
          <w:p w14:paraId="3CE696E9" w14:textId="77777777" w:rsidR="00DA51A5" w:rsidRDefault="00AB654C">
            <w:pPr>
              <w:pStyle w:val="TableParagraph"/>
              <w:spacing w:before="135"/>
              <w:ind w:left="105"/>
              <w:rPr>
                <w:sz w:val="18"/>
              </w:rPr>
            </w:pPr>
            <w:r>
              <w:rPr>
                <w:spacing w:val="-2"/>
                <w:sz w:val="18"/>
              </w:rPr>
              <w:t>SMTP(S)</w:t>
            </w:r>
          </w:p>
        </w:tc>
        <w:tc>
          <w:tcPr>
            <w:tcW w:w="1737" w:type="dxa"/>
          </w:tcPr>
          <w:p w14:paraId="75383CA3" w14:textId="77777777" w:rsidR="00DA51A5" w:rsidRDefault="00AB654C">
            <w:pPr>
              <w:pStyle w:val="TableParagraph"/>
              <w:spacing w:before="135"/>
              <w:ind w:left="110"/>
              <w:rPr>
                <w:sz w:val="18"/>
              </w:rPr>
            </w:pPr>
            <w:r>
              <w:rPr>
                <w:spacing w:val="-4"/>
                <w:sz w:val="18"/>
              </w:rPr>
              <w:t>Text</w:t>
            </w:r>
          </w:p>
        </w:tc>
        <w:tc>
          <w:tcPr>
            <w:tcW w:w="3100" w:type="dxa"/>
          </w:tcPr>
          <w:p w14:paraId="097B2ACF" w14:textId="77777777" w:rsidR="00DA51A5" w:rsidRDefault="00AB654C">
            <w:pPr>
              <w:pStyle w:val="TableParagraph"/>
              <w:spacing w:before="135"/>
              <w:ind w:left="110"/>
              <w:rPr>
                <w:sz w:val="18"/>
              </w:rPr>
            </w:pPr>
            <w:r>
              <w:rPr>
                <w:spacing w:val="-2"/>
                <w:sz w:val="18"/>
              </w:rPr>
              <w:t>Notifications</w:t>
            </w:r>
          </w:p>
        </w:tc>
      </w:tr>
      <w:tr w:rsidR="00DA51A5" w14:paraId="5353302D" w14:textId="77777777">
        <w:trPr>
          <w:trHeight w:val="493"/>
        </w:trPr>
        <w:tc>
          <w:tcPr>
            <w:tcW w:w="1546" w:type="dxa"/>
          </w:tcPr>
          <w:p w14:paraId="2F2AF835" w14:textId="4299688D" w:rsidR="00DA51A5" w:rsidRDefault="00E10C75">
            <w:pPr>
              <w:pStyle w:val="TableParagraph"/>
              <w:spacing w:before="135"/>
              <w:ind w:left="110"/>
              <w:rPr>
                <w:sz w:val="18"/>
              </w:rPr>
            </w:pPr>
            <w:r>
              <w:rPr>
                <w:spacing w:val="-2"/>
                <w:sz w:val="18"/>
              </w:rPr>
              <w:t>ServiceNow</w:t>
            </w:r>
          </w:p>
        </w:tc>
        <w:tc>
          <w:tcPr>
            <w:tcW w:w="1704" w:type="dxa"/>
          </w:tcPr>
          <w:p w14:paraId="1E80DB27" w14:textId="77777777" w:rsidR="00DA51A5" w:rsidRDefault="00AB654C">
            <w:pPr>
              <w:pStyle w:val="TableParagraph"/>
              <w:spacing w:before="32" w:line="237" w:lineRule="auto"/>
              <w:ind w:left="105"/>
              <w:rPr>
                <w:sz w:val="18"/>
              </w:rPr>
            </w:pPr>
            <w:r>
              <w:rPr>
                <w:sz w:val="18"/>
              </w:rPr>
              <w:t>One-way</w:t>
            </w:r>
            <w:r>
              <w:rPr>
                <w:spacing w:val="-16"/>
                <w:sz w:val="18"/>
              </w:rPr>
              <w:t xml:space="preserve"> </w:t>
            </w:r>
            <w:r>
              <w:rPr>
                <w:sz w:val="18"/>
              </w:rPr>
              <w:t xml:space="preserve">to </w:t>
            </w:r>
            <w:r>
              <w:rPr>
                <w:spacing w:val="-2"/>
                <w:sz w:val="18"/>
              </w:rPr>
              <w:t>Archer</w:t>
            </w:r>
          </w:p>
        </w:tc>
        <w:tc>
          <w:tcPr>
            <w:tcW w:w="1262" w:type="dxa"/>
          </w:tcPr>
          <w:p w14:paraId="50642F19" w14:textId="77777777" w:rsidR="00DA51A5" w:rsidRDefault="00AB654C">
            <w:pPr>
              <w:pStyle w:val="TableParagraph"/>
              <w:spacing w:before="135"/>
              <w:ind w:left="105"/>
              <w:rPr>
                <w:sz w:val="18"/>
              </w:rPr>
            </w:pPr>
            <w:r>
              <w:rPr>
                <w:spacing w:val="-5"/>
                <w:sz w:val="18"/>
              </w:rPr>
              <w:t>API</w:t>
            </w:r>
          </w:p>
        </w:tc>
        <w:tc>
          <w:tcPr>
            <w:tcW w:w="1737" w:type="dxa"/>
          </w:tcPr>
          <w:p w14:paraId="2E6FBA4F" w14:textId="77777777" w:rsidR="00DA51A5" w:rsidRDefault="00AB654C">
            <w:pPr>
              <w:pStyle w:val="TableParagraph"/>
              <w:spacing w:before="135"/>
              <w:ind w:left="110"/>
              <w:rPr>
                <w:sz w:val="18"/>
              </w:rPr>
            </w:pPr>
            <w:r>
              <w:rPr>
                <w:sz w:val="18"/>
              </w:rPr>
              <w:t>JS</w:t>
            </w:r>
            <w:r>
              <w:rPr>
                <w:spacing w:val="-2"/>
                <w:sz w:val="18"/>
              </w:rPr>
              <w:t xml:space="preserve"> Transporter</w:t>
            </w:r>
          </w:p>
        </w:tc>
        <w:tc>
          <w:tcPr>
            <w:tcW w:w="3100" w:type="dxa"/>
          </w:tcPr>
          <w:p w14:paraId="0F4B3594" w14:textId="77777777" w:rsidR="00DA51A5" w:rsidRDefault="00AB654C">
            <w:pPr>
              <w:pStyle w:val="TableParagraph"/>
              <w:spacing w:before="135"/>
              <w:ind w:left="110"/>
              <w:rPr>
                <w:sz w:val="18"/>
              </w:rPr>
            </w:pPr>
            <w:r>
              <w:rPr>
                <w:sz w:val="18"/>
              </w:rPr>
              <w:t>Asset</w:t>
            </w:r>
            <w:r>
              <w:rPr>
                <w:spacing w:val="-6"/>
                <w:sz w:val="18"/>
              </w:rPr>
              <w:t xml:space="preserve"> </w:t>
            </w:r>
            <w:r>
              <w:rPr>
                <w:spacing w:val="-4"/>
                <w:sz w:val="18"/>
              </w:rPr>
              <w:t>info</w:t>
            </w:r>
          </w:p>
        </w:tc>
      </w:tr>
    </w:tbl>
    <w:p w14:paraId="396C1E24" w14:textId="77777777" w:rsidR="00DA51A5" w:rsidRDefault="00AB654C">
      <w:pPr>
        <w:pStyle w:val="Heading4"/>
        <w:spacing w:before="242"/>
      </w:pPr>
      <w:r>
        <w:t>Handelsbanken</w:t>
      </w:r>
      <w:r>
        <w:rPr>
          <w:spacing w:val="-14"/>
        </w:rPr>
        <w:t xml:space="preserve"> </w:t>
      </w:r>
      <w:r>
        <w:t>shall</w:t>
      </w:r>
      <w:r>
        <w:rPr>
          <w:spacing w:val="-11"/>
        </w:rPr>
        <w:t xml:space="preserve"> </w:t>
      </w:r>
      <w:r>
        <w:t>be</w:t>
      </w:r>
      <w:r>
        <w:rPr>
          <w:spacing w:val="-11"/>
        </w:rPr>
        <w:t xml:space="preserve"> </w:t>
      </w:r>
      <w:r>
        <w:t>responsible</w:t>
      </w:r>
      <w:r>
        <w:rPr>
          <w:spacing w:val="-11"/>
        </w:rPr>
        <w:t xml:space="preserve"> </w:t>
      </w:r>
      <w:r>
        <w:t>for</w:t>
      </w:r>
      <w:r>
        <w:rPr>
          <w:spacing w:val="-11"/>
        </w:rPr>
        <w:t xml:space="preserve"> </w:t>
      </w:r>
      <w:r>
        <w:t>the</w:t>
      </w:r>
      <w:r>
        <w:rPr>
          <w:spacing w:val="-11"/>
        </w:rPr>
        <w:t xml:space="preserve"> </w:t>
      </w:r>
      <w:r>
        <w:t>following</w:t>
      </w:r>
      <w:r>
        <w:rPr>
          <w:spacing w:val="-11"/>
        </w:rPr>
        <w:t xml:space="preserve"> </w:t>
      </w:r>
      <w:r>
        <w:t>pre-</w:t>
      </w:r>
      <w:r>
        <w:rPr>
          <w:spacing w:val="-2"/>
        </w:rPr>
        <w:t>requisites:</w:t>
      </w:r>
    </w:p>
    <w:p w14:paraId="03CD2539" w14:textId="77777777" w:rsidR="00DA51A5" w:rsidRDefault="00DA51A5">
      <w:pPr>
        <w:pStyle w:val="BodyText"/>
        <w:spacing w:before="3"/>
        <w:rPr>
          <w:b/>
        </w:rPr>
      </w:pPr>
    </w:p>
    <w:p w14:paraId="70199C86" w14:textId="77777777" w:rsidR="00DA51A5" w:rsidRDefault="00AB654C">
      <w:pPr>
        <w:pStyle w:val="ListParagraph"/>
        <w:numPr>
          <w:ilvl w:val="0"/>
          <w:numId w:val="23"/>
        </w:numPr>
        <w:tabs>
          <w:tab w:val="left" w:pos="1079"/>
        </w:tabs>
        <w:spacing w:line="243" w:lineRule="exact"/>
        <w:ind w:left="1079" w:hanging="359"/>
        <w:rPr>
          <w:rFonts w:ascii="Symbol" w:hAnsi="Symbol"/>
          <w:sz w:val="20"/>
        </w:rPr>
      </w:pPr>
      <w:r>
        <w:rPr>
          <w:sz w:val="20"/>
        </w:rPr>
        <w:t>Acquire</w:t>
      </w:r>
      <w:r>
        <w:rPr>
          <w:spacing w:val="-7"/>
          <w:sz w:val="20"/>
        </w:rPr>
        <w:t xml:space="preserve"> </w:t>
      </w:r>
      <w:r>
        <w:rPr>
          <w:sz w:val="20"/>
        </w:rPr>
        <w:t>licenses/hardware</w:t>
      </w:r>
      <w:r>
        <w:rPr>
          <w:spacing w:val="-7"/>
          <w:sz w:val="20"/>
        </w:rPr>
        <w:t xml:space="preserve"> </w:t>
      </w:r>
      <w:r>
        <w:rPr>
          <w:sz w:val="20"/>
        </w:rPr>
        <w:t>for</w:t>
      </w:r>
      <w:r>
        <w:rPr>
          <w:spacing w:val="-7"/>
          <w:sz w:val="20"/>
        </w:rPr>
        <w:t xml:space="preserve"> </w:t>
      </w:r>
      <w:r>
        <w:rPr>
          <w:sz w:val="20"/>
        </w:rPr>
        <w:t>third</w:t>
      </w:r>
      <w:r>
        <w:rPr>
          <w:spacing w:val="-7"/>
          <w:sz w:val="20"/>
        </w:rPr>
        <w:t xml:space="preserve"> </w:t>
      </w:r>
      <w:r>
        <w:rPr>
          <w:sz w:val="20"/>
        </w:rPr>
        <w:t>party</w:t>
      </w:r>
      <w:r>
        <w:rPr>
          <w:spacing w:val="-7"/>
          <w:sz w:val="20"/>
        </w:rPr>
        <w:t xml:space="preserve"> </w:t>
      </w:r>
      <w:r>
        <w:rPr>
          <w:sz w:val="20"/>
        </w:rPr>
        <w:t>systems</w:t>
      </w:r>
      <w:r>
        <w:rPr>
          <w:spacing w:val="-7"/>
          <w:sz w:val="20"/>
        </w:rPr>
        <w:t xml:space="preserve"> </w:t>
      </w:r>
      <w:r>
        <w:rPr>
          <w:sz w:val="20"/>
        </w:rPr>
        <w:t>in</w:t>
      </w:r>
      <w:r>
        <w:rPr>
          <w:spacing w:val="-7"/>
          <w:sz w:val="20"/>
        </w:rPr>
        <w:t xml:space="preserve"> </w:t>
      </w:r>
      <w:r>
        <w:rPr>
          <w:spacing w:val="-2"/>
          <w:sz w:val="20"/>
        </w:rPr>
        <w:t>scope</w:t>
      </w:r>
    </w:p>
    <w:p w14:paraId="2196AFF3" w14:textId="77777777" w:rsidR="00DA51A5" w:rsidRPr="00F13DAE" w:rsidRDefault="00AB654C">
      <w:pPr>
        <w:pStyle w:val="ListParagraph"/>
        <w:numPr>
          <w:ilvl w:val="0"/>
          <w:numId w:val="23"/>
        </w:numPr>
        <w:tabs>
          <w:tab w:val="left" w:pos="1079"/>
        </w:tabs>
        <w:spacing w:line="243" w:lineRule="exact"/>
        <w:ind w:left="1079" w:hanging="359"/>
        <w:rPr>
          <w:sz w:val="20"/>
        </w:rPr>
      </w:pPr>
      <w:r w:rsidRPr="00F13DAE">
        <w:rPr>
          <w:sz w:val="20"/>
        </w:rPr>
        <w:t>Provide access to the required 3rd party interfaces and source data</w:t>
      </w:r>
    </w:p>
    <w:p w14:paraId="2CE8CD14" w14:textId="77777777" w:rsidR="00DA51A5" w:rsidRPr="00F13DAE" w:rsidRDefault="00AB654C">
      <w:pPr>
        <w:pStyle w:val="ListParagraph"/>
        <w:numPr>
          <w:ilvl w:val="0"/>
          <w:numId w:val="23"/>
        </w:numPr>
        <w:tabs>
          <w:tab w:val="left" w:pos="1079"/>
        </w:tabs>
        <w:spacing w:line="243" w:lineRule="exact"/>
        <w:ind w:left="1079" w:hanging="359"/>
        <w:rPr>
          <w:sz w:val="20"/>
        </w:rPr>
      </w:pPr>
      <w:r w:rsidRPr="00F13DAE">
        <w:rPr>
          <w:sz w:val="20"/>
        </w:rPr>
        <w:t>Ensure the 3rd party system is operational and resolve any issues</w:t>
      </w:r>
    </w:p>
    <w:p w14:paraId="7A103CE6" w14:textId="77777777" w:rsidR="00DA51A5" w:rsidRDefault="00AB654C">
      <w:pPr>
        <w:pStyle w:val="ListParagraph"/>
        <w:numPr>
          <w:ilvl w:val="0"/>
          <w:numId w:val="23"/>
        </w:numPr>
        <w:tabs>
          <w:tab w:val="left" w:pos="1079"/>
        </w:tabs>
        <w:ind w:left="1079" w:hanging="359"/>
        <w:rPr>
          <w:rFonts w:ascii="Symbol" w:hAnsi="Symbol"/>
          <w:sz w:val="20"/>
        </w:rPr>
      </w:pPr>
      <w:r>
        <w:rPr>
          <w:sz w:val="20"/>
        </w:rPr>
        <w:t>Provide</w:t>
      </w:r>
      <w:r>
        <w:rPr>
          <w:spacing w:val="-8"/>
          <w:sz w:val="20"/>
        </w:rPr>
        <w:t xml:space="preserve"> </w:t>
      </w:r>
      <w:r>
        <w:rPr>
          <w:sz w:val="20"/>
        </w:rPr>
        <w:t>a</w:t>
      </w:r>
      <w:r>
        <w:rPr>
          <w:spacing w:val="-5"/>
          <w:sz w:val="20"/>
        </w:rPr>
        <w:t xml:space="preserve"> </w:t>
      </w:r>
      <w:r>
        <w:rPr>
          <w:sz w:val="20"/>
        </w:rPr>
        <w:t>technical</w:t>
      </w:r>
      <w:r>
        <w:rPr>
          <w:spacing w:val="-5"/>
          <w:sz w:val="20"/>
        </w:rPr>
        <w:t xml:space="preserve"> </w:t>
      </w:r>
      <w:r>
        <w:rPr>
          <w:sz w:val="20"/>
        </w:rPr>
        <w:t>contact</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3rd</w:t>
      </w:r>
      <w:r>
        <w:rPr>
          <w:spacing w:val="-5"/>
          <w:sz w:val="20"/>
        </w:rPr>
        <w:t xml:space="preserve"> </w:t>
      </w:r>
      <w:r>
        <w:rPr>
          <w:sz w:val="20"/>
        </w:rPr>
        <w:t>party</w:t>
      </w:r>
      <w:r>
        <w:rPr>
          <w:spacing w:val="-5"/>
          <w:sz w:val="20"/>
        </w:rPr>
        <w:t xml:space="preserve"> </w:t>
      </w:r>
      <w:r>
        <w:rPr>
          <w:sz w:val="20"/>
        </w:rPr>
        <w:t>system</w:t>
      </w:r>
      <w:r>
        <w:rPr>
          <w:spacing w:val="-6"/>
          <w:sz w:val="20"/>
        </w:rPr>
        <w:t xml:space="preserve"> </w:t>
      </w:r>
      <w:r>
        <w:rPr>
          <w:sz w:val="20"/>
        </w:rPr>
        <w:t>for</w:t>
      </w:r>
      <w:r>
        <w:rPr>
          <w:spacing w:val="-5"/>
          <w:sz w:val="20"/>
        </w:rPr>
        <w:t xml:space="preserve"> </w:t>
      </w:r>
      <w:r>
        <w:rPr>
          <w:sz w:val="20"/>
        </w:rPr>
        <w:t>any</w:t>
      </w:r>
      <w:r>
        <w:rPr>
          <w:spacing w:val="-5"/>
          <w:sz w:val="20"/>
        </w:rPr>
        <w:t xml:space="preserve"> </w:t>
      </w:r>
      <w:r>
        <w:rPr>
          <w:spacing w:val="-2"/>
          <w:sz w:val="20"/>
        </w:rPr>
        <w:t>inquires</w:t>
      </w:r>
    </w:p>
    <w:p w14:paraId="5BFD2C14" w14:textId="77777777" w:rsidR="00DA51A5" w:rsidRDefault="00DA51A5">
      <w:pPr>
        <w:pStyle w:val="ListParagraph"/>
        <w:rPr>
          <w:rFonts w:ascii="Symbol" w:hAnsi="Symbol"/>
          <w:sz w:val="20"/>
        </w:rPr>
        <w:sectPr w:rsidR="00DA51A5">
          <w:pgSz w:w="12240" w:h="15840"/>
          <w:pgMar w:top="1040" w:right="360" w:bottom="1500" w:left="1080" w:header="720" w:footer="1304" w:gutter="0"/>
          <w:cols w:space="720"/>
        </w:sectPr>
      </w:pPr>
    </w:p>
    <w:p w14:paraId="1A90E418" w14:textId="77777777" w:rsidR="00DA51A5" w:rsidRDefault="00DA51A5">
      <w:pPr>
        <w:pStyle w:val="BodyText"/>
        <w:spacing w:before="155"/>
      </w:pPr>
    </w:p>
    <w:p w14:paraId="438B249E" w14:textId="3396494B" w:rsidR="00DA51A5" w:rsidRDefault="00AB654C">
      <w:pPr>
        <w:pStyle w:val="Heading4"/>
        <w:spacing w:before="1"/>
      </w:pPr>
      <w:del w:id="107" w:author="Joanne Gregson" w:date="2026-10-09T16:58:00Z" w16du:dateUtc="2026-10-09T15:58:00Z">
        <w:r w:rsidDel="00834D4F">
          <w:rPr>
            <w:color w:val="000000"/>
          </w:rPr>
          <w:delText xml:space="preserve">Potential </w:delText>
        </w:r>
      </w:del>
      <w:r>
        <w:rPr>
          <w:color w:val="000000"/>
        </w:rPr>
        <w:t>residency outputs and responsibilities (subject to agreed priorities and available capacity)</w:t>
      </w:r>
    </w:p>
    <w:p w14:paraId="4C088835" w14:textId="77777777" w:rsidR="00DA51A5" w:rsidRDefault="00DA51A5">
      <w:pPr>
        <w:pStyle w:val="BodyText"/>
        <w:spacing w:before="10"/>
        <w:rPr>
          <w:b/>
          <w:sz w:val="1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6"/>
        <w:gridCol w:w="3883"/>
        <w:gridCol w:w="1689"/>
        <w:gridCol w:w="1771"/>
      </w:tblGrid>
      <w:tr w:rsidR="00DA51A5" w14:paraId="2C9D6001" w14:textId="77777777">
        <w:trPr>
          <w:trHeight w:val="412"/>
        </w:trPr>
        <w:tc>
          <w:tcPr>
            <w:tcW w:w="2006" w:type="dxa"/>
            <w:shd w:val="clear" w:color="auto" w:fill="0A3877"/>
          </w:tcPr>
          <w:p w14:paraId="7E5E25AD" w14:textId="77777777" w:rsidR="00DA51A5" w:rsidRDefault="00AB654C">
            <w:pPr>
              <w:pStyle w:val="TableParagraph"/>
              <w:spacing w:before="97"/>
              <w:ind w:left="110"/>
              <w:rPr>
                <w:b/>
                <w:sz w:val="18"/>
              </w:rPr>
            </w:pPr>
            <w:r>
              <w:rPr>
                <w:b/>
                <w:color w:val="FFFFFF"/>
                <w:spacing w:val="-2"/>
                <w:sz w:val="18"/>
              </w:rPr>
              <w:t>Deliverable</w:t>
            </w:r>
          </w:p>
        </w:tc>
        <w:tc>
          <w:tcPr>
            <w:tcW w:w="3883" w:type="dxa"/>
            <w:shd w:val="clear" w:color="auto" w:fill="0A3877"/>
          </w:tcPr>
          <w:p w14:paraId="7CD86889" w14:textId="77777777" w:rsidR="00DA51A5" w:rsidRDefault="00AB654C">
            <w:pPr>
              <w:pStyle w:val="TableParagraph"/>
              <w:spacing w:before="97"/>
              <w:ind w:left="110"/>
              <w:rPr>
                <w:b/>
                <w:sz w:val="18"/>
              </w:rPr>
            </w:pPr>
            <w:r>
              <w:rPr>
                <w:b/>
                <w:color w:val="FFFFFF"/>
                <w:spacing w:val="-2"/>
                <w:sz w:val="18"/>
              </w:rPr>
              <w:t>Description</w:t>
            </w:r>
          </w:p>
        </w:tc>
        <w:tc>
          <w:tcPr>
            <w:tcW w:w="1689" w:type="dxa"/>
            <w:shd w:val="clear" w:color="auto" w:fill="0A3877"/>
          </w:tcPr>
          <w:p w14:paraId="152F585E" w14:textId="77777777" w:rsidR="00DA51A5" w:rsidRDefault="00AB654C">
            <w:pPr>
              <w:pStyle w:val="TableParagraph"/>
              <w:spacing w:before="97"/>
              <w:ind w:left="105"/>
              <w:rPr>
                <w:b/>
                <w:sz w:val="18"/>
              </w:rPr>
            </w:pPr>
            <w:r>
              <w:rPr>
                <w:b/>
                <w:color w:val="FFFFFF"/>
                <w:spacing w:val="-2"/>
                <w:sz w:val="18"/>
              </w:rPr>
              <w:t>ARCHER</w:t>
            </w:r>
          </w:p>
        </w:tc>
        <w:tc>
          <w:tcPr>
            <w:tcW w:w="1771" w:type="dxa"/>
            <w:shd w:val="clear" w:color="auto" w:fill="0A3877"/>
          </w:tcPr>
          <w:p w14:paraId="545DC6B8" w14:textId="77777777" w:rsidR="00DA51A5" w:rsidRDefault="00AB654C">
            <w:pPr>
              <w:pStyle w:val="TableParagraph"/>
              <w:spacing w:before="97"/>
              <w:ind w:left="106"/>
              <w:rPr>
                <w:b/>
                <w:sz w:val="18"/>
              </w:rPr>
            </w:pPr>
            <w:r>
              <w:rPr>
                <w:b/>
                <w:color w:val="FFFFFF"/>
                <w:spacing w:val="-2"/>
                <w:sz w:val="18"/>
              </w:rPr>
              <w:t>Handelsbanken</w:t>
            </w:r>
          </w:p>
        </w:tc>
      </w:tr>
      <w:tr w:rsidR="00DA51A5" w14:paraId="43656084" w14:textId="77777777">
        <w:trPr>
          <w:trHeight w:val="676"/>
        </w:trPr>
        <w:tc>
          <w:tcPr>
            <w:tcW w:w="2006" w:type="dxa"/>
          </w:tcPr>
          <w:p w14:paraId="2C78D411" w14:textId="77777777" w:rsidR="00DA51A5" w:rsidRDefault="00AB654C">
            <w:pPr>
              <w:pStyle w:val="TableParagraph"/>
              <w:spacing w:before="116" w:line="242" w:lineRule="auto"/>
              <w:ind w:left="110"/>
              <w:rPr>
                <w:sz w:val="18"/>
              </w:rPr>
            </w:pPr>
            <w:r>
              <w:rPr>
                <w:spacing w:val="-2"/>
                <w:sz w:val="18"/>
              </w:rPr>
              <w:t>Solution Configuration</w:t>
            </w:r>
          </w:p>
        </w:tc>
        <w:tc>
          <w:tcPr>
            <w:tcW w:w="3883" w:type="dxa"/>
          </w:tcPr>
          <w:p w14:paraId="326C5184" w14:textId="77777777" w:rsidR="00DA51A5" w:rsidRDefault="00AB654C">
            <w:pPr>
              <w:pStyle w:val="TableParagraph"/>
              <w:numPr>
                <w:ilvl w:val="0"/>
                <w:numId w:val="15"/>
              </w:numPr>
              <w:tabs>
                <w:tab w:val="left" w:pos="830"/>
              </w:tabs>
              <w:spacing w:before="116"/>
              <w:ind w:right="292"/>
              <w:rPr>
                <w:sz w:val="18"/>
              </w:rPr>
            </w:pPr>
            <w:r>
              <w:rPr>
                <w:sz w:val="18"/>
              </w:rPr>
              <w:t>Configuration support for prioritised user stories within available residency capacity.</w:t>
            </w:r>
          </w:p>
        </w:tc>
        <w:tc>
          <w:tcPr>
            <w:tcW w:w="1689" w:type="dxa"/>
          </w:tcPr>
          <w:p w14:paraId="007FF76B" w14:textId="77777777" w:rsidR="00DA51A5" w:rsidRDefault="00DA51A5">
            <w:pPr>
              <w:pStyle w:val="TableParagraph"/>
              <w:spacing w:before="12"/>
              <w:rPr>
                <w:b/>
                <w:sz w:val="18"/>
              </w:rPr>
            </w:pPr>
          </w:p>
          <w:p w14:paraId="48437BC4" w14:textId="77777777" w:rsidR="00DA51A5" w:rsidRDefault="00AB654C">
            <w:pPr>
              <w:pStyle w:val="TableParagraph"/>
              <w:spacing w:before="1"/>
              <w:ind w:left="105"/>
              <w:rPr>
                <w:sz w:val="18"/>
              </w:rPr>
            </w:pPr>
            <w:r>
              <w:rPr>
                <w:spacing w:val="-2"/>
                <w:sz w:val="18"/>
              </w:rPr>
              <w:t>Responsible</w:t>
            </w:r>
          </w:p>
        </w:tc>
        <w:tc>
          <w:tcPr>
            <w:tcW w:w="1771" w:type="dxa"/>
          </w:tcPr>
          <w:p w14:paraId="5FEFFB60" w14:textId="77777777" w:rsidR="00DA51A5" w:rsidRDefault="00DA51A5">
            <w:pPr>
              <w:pStyle w:val="TableParagraph"/>
              <w:spacing w:before="12"/>
              <w:rPr>
                <w:b/>
                <w:sz w:val="18"/>
              </w:rPr>
            </w:pPr>
          </w:p>
          <w:p w14:paraId="148B69C5" w14:textId="77777777" w:rsidR="00DA51A5" w:rsidRDefault="00AB654C">
            <w:pPr>
              <w:pStyle w:val="TableParagraph"/>
              <w:spacing w:before="1"/>
              <w:ind w:left="106"/>
              <w:rPr>
                <w:sz w:val="18"/>
              </w:rPr>
            </w:pPr>
            <w:r>
              <w:rPr>
                <w:spacing w:val="-2"/>
                <w:sz w:val="18"/>
              </w:rPr>
              <w:t>Consulted</w:t>
            </w:r>
          </w:p>
        </w:tc>
      </w:tr>
      <w:tr w:rsidR="00DA51A5" w14:paraId="3742BB66" w14:textId="77777777">
        <w:trPr>
          <w:trHeight w:val="1454"/>
        </w:trPr>
        <w:tc>
          <w:tcPr>
            <w:tcW w:w="2006" w:type="dxa"/>
          </w:tcPr>
          <w:p w14:paraId="23347967" w14:textId="77777777" w:rsidR="00DA51A5" w:rsidRDefault="00DA51A5">
            <w:pPr>
              <w:pStyle w:val="TableParagraph"/>
              <w:rPr>
                <w:b/>
                <w:sz w:val="18"/>
              </w:rPr>
            </w:pPr>
          </w:p>
          <w:p w14:paraId="2F2228E7" w14:textId="77777777" w:rsidR="00DA51A5" w:rsidRDefault="00DA51A5">
            <w:pPr>
              <w:pStyle w:val="TableParagraph"/>
              <w:spacing w:before="182"/>
              <w:rPr>
                <w:b/>
                <w:sz w:val="18"/>
              </w:rPr>
            </w:pPr>
          </w:p>
          <w:p w14:paraId="4C880081" w14:textId="77777777" w:rsidR="00DA51A5" w:rsidRDefault="00AB654C">
            <w:pPr>
              <w:pStyle w:val="TableParagraph"/>
              <w:spacing w:before="1"/>
              <w:ind w:left="110"/>
              <w:rPr>
                <w:sz w:val="18"/>
              </w:rPr>
            </w:pPr>
            <w:r>
              <w:rPr>
                <w:sz w:val="18"/>
              </w:rPr>
              <w:t>Integration</w:t>
            </w:r>
            <w:r>
              <w:rPr>
                <w:spacing w:val="-7"/>
                <w:sz w:val="18"/>
              </w:rPr>
              <w:t xml:space="preserve"> </w:t>
            </w:r>
            <w:r>
              <w:rPr>
                <w:spacing w:val="-2"/>
                <w:sz w:val="18"/>
              </w:rPr>
              <w:t>build</w:t>
            </w:r>
          </w:p>
        </w:tc>
        <w:tc>
          <w:tcPr>
            <w:tcW w:w="3883" w:type="dxa"/>
          </w:tcPr>
          <w:p w14:paraId="188845DC" w14:textId="77777777" w:rsidR="00DA51A5" w:rsidRDefault="00AB654C">
            <w:pPr>
              <w:pStyle w:val="TableParagraph"/>
              <w:numPr>
                <w:ilvl w:val="0"/>
                <w:numId w:val="14"/>
              </w:numPr>
              <w:tabs>
                <w:tab w:val="left" w:pos="830"/>
              </w:tabs>
              <w:spacing w:before="121"/>
              <w:ind w:right="428"/>
              <w:rPr>
                <w:sz w:val="18"/>
              </w:rPr>
            </w:pPr>
            <w:r>
              <w:rPr>
                <w:sz w:val="18"/>
              </w:rPr>
              <w:t>Integration configuration assistance for prioritised designs, subject to available capacity.</w:t>
            </w:r>
          </w:p>
          <w:p w14:paraId="3EECB91A" w14:textId="77777777" w:rsidR="00DA51A5" w:rsidRDefault="00AB654C">
            <w:pPr>
              <w:pStyle w:val="TableParagraph"/>
              <w:numPr>
                <w:ilvl w:val="0"/>
                <w:numId w:val="14"/>
              </w:numPr>
              <w:tabs>
                <w:tab w:val="left" w:pos="830"/>
              </w:tabs>
              <w:spacing w:before="119" w:line="237" w:lineRule="auto"/>
              <w:ind w:right="173"/>
              <w:rPr>
                <w:sz w:val="18"/>
              </w:rPr>
            </w:pPr>
            <w:r>
              <w:rPr>
                <w:sz w:val="18"/>
              </w:rPr>
              <w:t>Activities may commence when prerequisites are confirmed and the work is prioritised.</w:t>
            </w:r>
          </w:p>
        </w:tc>
        <w:tc>
          <w:tcPr>
            <w:tcW w:w="1689" w:type="dxa"/>
          </w:tcPr>
          <w:p w14:paraId="1A85EC6B" w14:textId="77777777" w:rsidR="00DA51A5" w:rsidRDefault="00DA51A5">
            <w:pPr>
              <w:pStyle w:val="TableParagraph"/>
              <w:rPr>
                <w:b/>
                <w:sz w:val="18"/>
              </w:rPr>
            </w:pPr>
          </w:p>
          <w:p w14:paraId="1ECB93C6" w14:textId="77777777" w:rsidR="00DA51A5" w:rsidRDefault="00DA51A5">
            <w:pPr>
              <w:pStyle w:val="TableParagraph"/>
              <w:spacing w:before="182"/>
              <w:rPr>
                <w:b/>
                <w:sz w:val="18"/>
              </w:rPr>
            </w:pPr>
          </w:p>
          <w:p w14:paraId="02F0D0AD" w14:textId="77777777" w:rsidR="00DA51A5" w:rsidRDefault="00AB654C">
            <w:pPr>
              <w:pStyle w:val="TableParagraph"/>
              <w:spacing w:before="1"/>
              <w:ind w:left="105"/>
              <w:rPr>
                <w:sz w:val="18"/>
              </w:rPr>
            </w:pPr>
            <w:r>
              <w:rPr>
                <w:spacing w:val="-2"/>
                <w:sz w:val="18"/>
              </w:rPr>
              <w:t>Responsible</w:t>
            </w:r>
          </w:p>
        </w:tc>
        <w:tc>
          <w:tcPr>
            <w:tcW w:w="1771" w:type="dxa"/>
          </w:tcPr>
          <w:p w14:paraId="6B8223BC" w14:textId="77777777" w:rsidR="00DA51A5" w:rsidRDefault="00DA51A5">
            <w:pPr>
              <w:pStyle w:val="TableParagraph"/>
              <w:rPr>
                <w:b/>
                <w:sz w:val="18"/>
              </w:rPr>
            </w:pPr>
          </w:p>
          <w:p w14:paraId="7AA1C78D" w14:textId="77777777" w:rsidR="00DA51A5" w:rsidRDefault="00DA51A5">
            <w:pPr>
              <w:pStyle w:val="TableParagraph"/>
              <w:spacing w:before="182"/>
              <w:rPr>
                <w:b/>
                <w:sz w:val="18"/>
              </w:rPr>
            </w:pPr>
          </w:p>
          <w:p w14:paraId="2B715E7D" w14:textId="77777777" w:rsidR="00DA51A5" w:rsidRDefault="00AB654C">
            <w:pPr>
              <w:pStyle w:val="TableParagraph"/>
              <w:spacing w:before="1"/>
              <w:ind w:left="106"/>
              <w:rPr>
                <w:sz w:val="18"/>
              </w:rPr>
            </w:pPr>
            <w:r>
              <w:rPr>
                <w:spacing w:val="-2"/>
                <w:sz w:val="18"/>
              </w:rPr>
              <w:t>Consulted</w:t>
            </w:r>
          </w:p>
        </w:tc>
      </w:tr>
    </w:tbl>
    <w:p w14:paraId="161C17AB" w14:textId="77777777" w:rsidR="00DA51A5" w:rsidRDefault="00DA51A5">
      <w:pPr>
        <w:pStyle w:val="TableParagraph"/>
        <w:rPr>
          <w:sz w:val="18"/>
        </w:rPr>
        <w:sectPr w:rsidR="00DA51A5">
          <w:pgSz w:w="12240" w:h="15840"/>
          <w:pgMar w:top="1040" w:right="360" w:bottom="1500" w:left="1080" w:header="720" w:footer="1304" w:gutter="0"/>
          <w:cols w:space="720"/>
        </w:sectPr>
      </w:pPr>
    </w:p>
    <w:p w14:paraId="4EC4A5E8" w14:textId="77777777" w:rsidR="00DA51A5" w:rsidRDefault="00DA51A5">
      <w:pPr>
        <w:pStyle w:val="BodyText"/>
        <w:spacing w:before="85"/>
        <w:rPr>
          <w:b/>
          <w:sz w:val="26"/>
        </w:rPr>
      </w:pPr>
    </w:p>
    <w:p w14:paraId="691D8441" w14:textId="77777777" w:rsidR="00DA51A5" w:rsidRDefault="00AB654C">
      <w:pPr>
        <w:pStyle w:val="Heading3"/>
      </w:pPr>
      <w:bookmarkStart w:id="108" w:name="_Toc242398793"/>
      <w:r>
        <w:rPr>
          <w:color w:val="041A77"/>
        </w:rPr>
        <w:t>Task</w:t>
      </w:r>
      <w:r>
        <w:rPr>
          <w:color w:val="041A77"/>
          <w:spacing w:val="-4"/>
        </w:rPr>
        <w:t xml:space="preserve"> </w:t>
      </w:r>
      <w:r>
        <w:rPr>
          <w:color w:val="041A77"/>
        </w:rPr>
        <w:t>4</w:t>
      </w:r>
      <w:r>
        <w:rPr>
          <w:color w:val="041A77"/>
          <w:spacing w:val="-2"/>
        </w:rPr>
        <w:t xml:space="preserve"> Validation</w:t>
      </w:r>
      <w:bookmarkEnd w:id="108"/>
    </w:p>
    <w:p w14:paraId="2C679CB0" w14:textId="77777777" w:rsidR="00DA51A5" w:rsidRDefault="00AB654C">
      <w:pPr>
        <w:pStyle w:val="BodyText"/>
        <w:spacing w:before="114"/>
        <w:ind w:left="360" w:right="1127"/>
      </w:pPr>
      <w:r>
        <w:rPr>
          <w:color w:val="000000"/>
        </w:rPr>
        <w:t>Archer will support ongoing development, unit, integration and system testing for configurations prioritised during the Residency Services and, where appropriate, assist with promotion of agreed builds and a subset of supplied test data to the test environment, within available capacity.</w:t>
      </w:r>
    </w:p>
    <w:p w14:paraId="1DF2D512" w14:textId="77777777" w:rsidR="00DA51A5" w:rsidRDefault="00DA51A5">
      <w:pPr>
        <w:pStyle w:val="BodyText"/>
        <w:spacing w:before="2"/>
      </w:pPr>
    </w:p>
    <w:p w14:paraId="07E4D1CF" w14:textId="77777777" w:rsidR="00DA51A5" w:rsidRDefault="00AB654C">
      <w:pPr>
        <w:pStyle w:val="Heading4"/>
      </w:pPr>
      <w:r>
        <w:t>Task</w:t>
      </w:r>
      <w:r>
        <w:rPr>
          <w:spacing w:val="-11"/>
        </w:rPr>
        <w:t xml:space="preserve"> </w:t>
      </w:r>
      <w:r>
        <w:t>assumptions</w:t>
      </w:r>
      <w:r>
        <w:rPr>
          <w:spacing w:val="-9"/>
        </w:rPr>
        <w:t xml:space="preserve"> </w:t>
      </w:r>
      <w:r>
        <w:t>and</w:t>
      </w:r>
      <w:r>
        <w:rPr>
          <w:spacing w:val="-9"/>
        </w:rPr>
        <w:t xml:space="preserve"> </w:t>
      </w:r>
      <w:r>
        <w:rPr>
          <w:spacing w:val="-2"/>
        </w:rPr>
        <w:t>limitations</w:t>
      </w:r>
    </w:p>
    <w:p w14:paraId="7051A380" w14:textId="77777777" w:rsidR="00DA51A5" w:rsidRDefault="00DA51A5">
      <w:pPr>
        <w:pStyle w:val="BodyText"/>
        <w:rPr>
          <w:b/>
        </w:rPr>
      </w:pPr>
    </w:p>
    <w:p w14:paraId="06FA5346" w14:textId="124CD2E0" w:rsidR="00DA51A5" w:rsidRDefault="00AB654C">
      <w:pPr>
        <w:pStyle w:val="ListParagraph"/>
        <w:numPr>
          <w:ilvl w:val="0"/>
          <w:numId w:val="23"/>
        </w:numPr>
        <w:tabs>
          <w:tab w:val="left" w:pos="1080"/>
        </w:tabs>
        <w:spacing w:line="237" w:lineRule="auto"/>
        <w:ind w:right="1240"/>
        <w:rPr>
          <w:rFonts w:ascii="Symbol" w:hAnsi="Symbol"/>
          <w:sz w:val="20"/>
        </w:rPr>
      </w:pPr>
      <w:r>
        <w:rPr>
          <w:sz w:val="20"/>
        </w:rPr>
        <w:t>Handelsbanken</w:t>
      </w:r>
      <w:r>
        <w:rPr>
          <w:spacing w:val="-5"/>
          <w:sz w:val="20"/>
        </w:rPr>
        <w:t xml:space="preserve"> </w:t>
      </w:r>
      <w:r>
        <w:rPr>
          <w:sz w:val="20"/>
        </w:rPr>
        <w:t>is</w:t>
      </w:r>
      <w:r>
        <w:rPr>
          <w:spacing w:val="-4"/>
          <w:sz w:val="20"/>
        </w:rPr>
        <w:t xml:space="preserve"> </w:t>
      </w:r>
      <w:r>
        <w:rPr>
          <w:sz w:val="20"/>
        </w:rPr>
        <w:t>responsible</w:t>
      </w:r>
      <w:r>
        <w:rPr>
          <w:spacing w:val="-4"/>
          <w:sz w:val="20"/>
        </w:rPr>
        <w:t xml:space="preserve"> </w:t>
      </w:r>
      <w:r>
        <w:rPr>
          <w:sz w:val="20"/>
        </w:rPr>
        <w:t>for</w:t>
      </w:r>
      <w:r>
        <w:rPr>
          <w:spacing w:val="-5"/>
          <w:sz w:val="20"/>
        </w:rPr>
        <w:t xml:space="preserve"> </w:t>
      </w:r>
      <w:r>
        <w:rPr>
          <w:sz w:val="20"/>
        </w:rPr>
        <w:t>validation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solution.</w:t>
      </w:r>
      <w:r>
        <w:rPr>
          <w:spacing w:val="-4"/>
          <w:sz w:val="20"/>
        </w:rPr>
        <w:t xml:space="preserve"> </w:t>
      </w:r>
      <w:r>
        <w:rPr>
          <w:sz w:val="20"/>
        </w:rPr>
        <w:t>This</w:t>
      </w:r>
      <w:r>
        <w:rPr>
          <w:spacing w:val="-4"/>
          <w:sz w:val="20"/>
        </w:rPr>
        <w:t xml:space="preserve"> </w:t>
      </w:r>
      <w:r>
        <w:rPr>
          <w:sz w:val="20"/>
        </w:rPr>
        <w:t>includes</w:t>
      </w:r>
      <w:r>
        <w:rPr>
          <w:spacing w:val="-4"/>
          <w:sz w:val="20"/>
        </w:rPr>
        <w:t xml:space="preserve"> </w:t>
      </w:r>
      <w:r>
        <w:rPr>
          <w:sz w:val="20"/>
        </w:rPr>
        <w:t>developing test cases, performing testing, providing saniti</w:t>
      </w:r>
      <w:r w:rsidR="008C36E0">
        <w:rPr>
          <w:sz w:val="20"/>
        </w:rPr>
        <w:t>s</w:t>
      </w:r>
      <w:r>
        <w:rPr>
          <w:sz w:val="20"/>
        </w:rPr>
        <w:t xml:space="preserve">ed test data and documentation of </w:t>
      </w:r>
      <w:r>
        <w:rPr>
          <w:spacing w:val="-2"/>
          <w:sz w:val="20"/>
        </w:rPr>
        <w:t>defects.</w:t>
      </w:r>
    </w:p>
    <w:p w14:paraId="4C595BF3" w14:textId="77777777" w:rsidR="00DA51A5" w:rsidRDefault="00AB654C">
      <w:pPr>
        <w:pStyle w:val="ListParagraph"/>
        <w:numPr>
          <w:ilvl w:val="0"/>
          <w:numId w:val="23"/>
        </w:numPr>
        <w:tabs>
          <w:tab w:val="left" w:pos="1080"/>
        </w:tabs>
        <w:spacing w:before="8" w:line="235" w:lineRule="auto"/>
        <w:ind w:right="1239"/>
        <w:rPr>
          <w:rFonts w:ascii="Symbol" w:hAnsi="Symbol"/>
          <w:sz w:val="20"/>
        </w:rPr>
      </w:pPr>
      <w:r>
        <w:rPr>
          <w:sz w:val="20"/>
        </w:rPr>
        <w:t>Archer</w:t>
      </w:r>
      <w:r>
        <w:rPr>
          <w:spacing w:val="-4"/>
          <w:sz w:val="20"/>
        </w:rPr>
        <w:t xml:space="preserve"> </w:t>
      </w:r>
      <w:r>
        <w:rPr>
          <w:sz w:val="20"/>
        </w:rPr>
        <w:t>can</w:t>
      </w:r>
      <w:r>
        <w:rPr>
          <w:spacing w:val="-4"/>
          <w:sz w:val="20"/>
        </w:rPr>
        <w:t xml:space="preserve"> </w:t>
      </w:r>
      <w:r>
        <w:rPr>
          <w:sz w:val="20"/>
        </w:rPr>
        <w:t>provide</w:t>
      </w:r>
      <w:r>
        <w:rPr>
          <w:spacing w:val="-5"/>
          <w:sz w:val="20"/>
        </w:rPr>
        <w:t xml:space="preserve"> </w:t>
      </w:r>
      <w:r>
        <w:rPr>
          <w:sz w:val="20"/>
        </w:rPr>
        <w:t>Handelsbanken</w:t>
      </w:r>
      <w:r>
        <w:rPr>
          <w:spacing w:val="-5"/>
          <w:sz w:val="20"/>
        </w:rPr>
        <w:t xml:space="preserve"> </w:t>
      </w:r>
      <w:r>
        <w:rPr>
          <w:sz w:val="20"/>
        </w:rPr>
        <w:t>with</w:t>
      </w:r>
      <w:r>
        <w:rPr>
          <w:spacing w:val="-4"/>
          <w:sz w:val="20"/>
        </w:rPr>
        <w:t xml:space="preserve"> </w:t>
      </w:r>
      <w:r>
        <w:rPr>
          <w:sz w:val="20"/>
        </w:rPr>
        <w:t>test</w:t>
      </w:r>
      <w:r>
        <w:rPr>
          <w:spacing w:val="-4"/>
          <w:sz w:val="20"/>
        </w:rPr>
        <w:t xml:space="preserve"> </w:t>
      </w:r>
      <w:r>
        <w:rPr>
          <w:sz w:val="20"/>
        </w:rPr>
        <w:t>script</w:t>
      </w:r>
      <w:r>
        <w:rPr>
          <w:spacing w:val="-4"/>
          <w:sz w:val="20"/>
        </w:rPr>
        <w:t xml:space="preserve"> </w:t>
      </w:r>
      <w:r>
        <w:rPr>
          <w:sz w:val="20"/>
        </w:rPr>
        <w:t>templates,</w:t>
      </w:r>
      <w:r>
        <w:rPr>
          <w:spacing w:val="-4"/>
          <w:sz w:val="20"/>
        </w:rPr>
        <w:t xml:space="preserve"> </w:t>
      </w:r>
      <w:r>
        <w:rPr>
          <w:sz w:val="20"/>
        </w:rPr>
        <w:t>based</w:t>
      </w:r>
      <w:r>
        <w:rPr>
          <w:spacing w:val="-5"/>
          <w:sz w:val="20"/>
        </w:rPr>
        <w:t xml:space="preserve"> </w:t>
      </w:r>
      <w:r>
        <w:rPr>
          <w:sz w:val="20"/>
        </w:rPr>
        <w:t>on</w:t>
      </w:r>
      <w:r>
        <w:rPr>
          <w:spacing w:val="-4"/>
          <w:sz w:val="20"/>
        </w:rPr>
        <w:t xml:space="preserve"> </w:t>
      </w:r>
      <w:r>
        <w:rPr>
          <w:sz w:val="20"/>
        </w:rPr>
        <w:t>the</w:t>
      </w:r>
      <w:r>
        <w:rPr>
          <w:spacing w:val="-4"/>
          <w:sz w:val="20"/>
        </w:rPr>
        <w:t xml:space="preserve"> </w:t>
      </w:r>
      <w:r>
        <w:rPr>
          <w:sz w:val="20"/>
        </w:rPr>
        <w:t>baseline solution user stories, to support their test cases development.</w:t>
      </w:r>
    </w:p>
    <w:p w14:paraId="1B2969F9" w14:textId="28429333" w:rsidR="00DA51A5" w:rsidRDefault="00AB654C">
      <w:pPr>
        <w:pStyle w:val="ListParagraph"/>
        <w:numPr>
          <w:ilvl w:val="0"/>
          <w:numId w:val="23"/>
        </w:numPr>
        <w:tabs>
          <w:tab w:val="left" w:pos="1080"/>
        </w:tabs>
        <w:spacing w:before="5" w:line="237" w:lineRule="auto"/>
        <w:ind w:right="1372"/>
        <w:rPr>
          <w:rFonts w:ascii="Symbol" w:hAnsi="Symbol"/>
          <w:sz w:val="20"/>
        </w:rPr>
      </w:pPr>
      <w:r>
        <w:rPr>
          <w:color w:val="000000"/>
          <w:sz w:val="20"/>
        </w:rPr>
        <w:t>Where a go-live is agreed, Handelsbanken and Archer may plan an indicative testing period of up to two consecutive calendar weeks. Additional testing support may be reprioritised within remaining residency capacity; extra resources or fees require mutual agreement and applicable change control.</w:t>
      </w:r>
    </w:p>
    <w:p w14:paraId="1ED33021" w14:textId="77777777" w:rsidR="00DA51A5" w:rsidRDefault="00AB654C">
      <w:pPr>
        <w:pStyle w:val="ListParagraph"/>
        <w:numPr>
          <w:ilvl w:val="0"/>
          <w:numId w:val="23"/>
        </w:numPr>
        <w:tabs>
          <w:tab w:val="left" w:pos="1080"/>
        </w:tabs>
        <w:spacing w:before="3"/>
        <w:ind w:right="1152"/>
        <w:rPr>
          <w:rFonts w:ascii="Symbol" w:hAnsi="Symbol"/>
          <w:sz w:val="20"/>
        </w:rPr>
      </w:pPr>
      <w:r>
        <w:rPr>
          <w:color w:val="000000"/>
          <w:sz w:val="20"/>
        </w:rPr>
        <w:t>Handelsbanken will document and consolidate defects for Archer review. Archer will investigate and, where feasible, remediate confirmed configuration defects and support re-testing within available residency capacity. Functional changes will be evaluated and prioritised through residency governance rather than automatically treated as out of scope.</w:t>
      </w:r>
    </w:p>
    <w:p w14:paraId="26EA1E15" w14:textId="77777777" w:rsidR="00DA51A5" w:rsidRDefault="00AB654C">
      <w:pPr>
        <w:pStyle w:val="ListParagraph"/>
        <w:numPr>
          <w:ilvl w:val="0"/>
          <w:numId w:val="23"/>
        </w:numPr>
        <w:tabs>
          <w:tab w:val="left" w:pos="1080"/>
        </w:tabs>
        <w:ind w:right="1725"/>
        <w:rPr>
          <w:rFonts w:ascii="Symbol" w:hAnsi="Symbol"/>
          <w:sz w:val="20"/>
        </w:rPr>
      </w:pPr>
      <w:r>
        <w:rPr>
          <w:color w:val="000000"/>
          <w:sz w:val="20"/>
        </w:rPr>
        <w:t xml:space="preserve">Acceptance criteria and testing closure for any particular activity will be mutually agreed when that activity is planned. </w:t>
      </w:r>
      <w:commentRangeStart w:id="109"/>
      <w:r>
        <w:rPr>
          <w:color w:val="000000"/>
          <w:sz w:val="20"/>
        </w:rPr>
        <w:t>Silence during an indicative test period will not itself create a blanket acceptance obligation for the overall residency.</w:t>
      </w:r>
      <w:commentRangeEnd w:id="109"/>
      <w:r w:rsidR="00A41F29">
        <w:rPr>
          <w:rStyle w:val="CommentReference"/>
          <w:rFonts w:ascii="Symbol" w:hAnsi="Symbol"/>
          <w:sz w:val="20"/>
          <w:szCs w:val="22"/>
        </w:rPr>
        <w:commentReference w:id="109"/>
      </w:r>
    </w:p>
    <w:p w14:paraId="7E90D907" w14:textId="77777777" w:rsidR="00DA51A5" w:rsidRDefault="00AB654C">
      <w:pPr>
        <w:pStyle w:val="Heading4"/>
        <w:spacing w:before="237"/>
      </w:pPr>
      <w:del w:id="110" w:author="Joanne Gregson" w:date="2026-10-09T16:58:00Z" w16du:dateUtc="2026-10-09T15:58:00Z">
        <w:r w:rsidDel="00834D4F">
          <w:rPr>
            <w:color w:val="000000"/>
          </w:rPr>
          <w:delText xml:space="preserve">Potential </w:delText>
        </w:r>
      </w:del>
      <w:r>
        <w:rPr>
          <w:color w:val="000000"/>
        </w:rPr>
        <w:t>residency outputs and responsibilities (subject to agreed priorities and available capacity)</w:t>
      </w:r>
    </w:p>
    <w:p w14:paraId="15E2D3BD" w14:textId="77777777" w:rsidR="00DA51A5" w:rsidRDefault="00DA51A5">
      <w:pPr>
        <w:pStyle w:val="BodyText"/>
        <w:spacing w:before="10" w:after="1"/>
        <w:rPr>
          <w:b/>
          <w:sz w:val="1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3783"/>
        <w:gridCol w:w="1561"/>
        <w:gridCol w:w="1983"/>
      </w:tblGrid>
      <w:tr w:rsidR="00DA51A5" w14:paraId="4A4E5753" w14:textId="77777777">
        <w:trPr>
          <w:trHeight w:val="412"/>
        </w:trPr>
        <w:tc>
          <w:tcPr>
            <w:tcW w:w="2026" w:type="dxa"/>
            <w:shd w:val="clear" w:color="auto" w:fill="0A3877"/>
          </w:tcPr>
          <w:p w14:paraId="39E1A63E" w14:textId="77777777" w:rsidR="00DA51A5" w:rsidRDefault="00AB654C">
            <w:pPr>
              <w:pStyle w:val="TableParagraph"/>
              <w:spacing w:before="92"/>
              <w:ind w:left="110"/>
              <w:rPr>
                <w:b/>
                <w:sz w:val="18"/>
              </w:rPr>
            </w:pPr>
            <w:r>
              <w:rPr>
                <w:b/>
                <w:color w:val="FFFFFF"/>
                <w:spacing w:val="-2"/>
                <w:sz w:val="18"/>
              </w:rPr>
              <w:t>Deliverable</w:t>
            </w:r>
          </w:p>
        </w:tc>
        <w:tc>
          <w:tcPr>
            <w:tcW w:w="3783" w:type="dxa"/>
            <w:shd w:val="clear" w:color="auto" w:fill="0A3877"/>
          </w:tcPr>
          <w:p w14:paraId="20B37549" w14:textId="77777777" w:rsidR="00DA51A5" w:rsidRDefault="00AB654C">
            <w:pPr>
              <w:pStyle w:val="TableParagraph"/>
              <w:spacing w:before="92"/>
              <w:ind w:left="105"/>
              <w:rPr>
                <w:b/>
                <w:sz w:val="18"/>
              </w:rPr>
            </w:pPr>
            <w:r>
              <w:rPr>
                <w:b/>
                <w:color w:val="FFFFFF"/>
                <w:spacing w:val="-2"/>
                <w:sz w:val="18"/>
              </w:rPr>
              <w:t>Description</w:t>
            </w:r>
          </w:p>
        </w:tc>
        <w:tc>
          <w:tcPr>
            <w:tcW w:w="1561" w:type="dxa"/>
            <w:shd w:val="clear" w:color="auto" w:fill="0A3877"/>
          </w:tcPr>
          <w:p w14:paraId="1FA7466A" w14:textId="77777777" w:rsidR="00DA51A5" w:rsidRDefault="00AB654C">
            <w:pPr>
              <w:pStyle w:val="TableParagraph"/>
              <w:spacing w:before="92"/>
              <w:ind w:left="104"/>
              <w:rPr>
                <w:b/>
                <w:sz w:val="18"/>
              </w:rPr>
            </w:pPr>
            <w:r>
              <w:rPr>
                <w:b/>
                <w:color w:val="FFFFFF"/>
                <w:spacing w:val="-2"/>
                <w:sz w:val="18"/>
              </w:rPr>
              <w:t>ARCHER</w:t>
            </w:r>
          </w:p>
        </w:tc>
        <w:tc>
          <w:tcPr>
            <w:tcW w:w="1983" w:type="dxa"/>
            <w:shd w:val="clear" w:color="auto" w:fill="0A3877"/>
          </w:tcPr>
          <w:p w14:paraId="6F4522A0" w14:textId="77777777" w:rsidR="00DA51A5" w:rsidRDefault="00AB654C">
            <w:pPr>
              <w:pStyle w:val="TableParagraph"/>
              <w:spacing w:before="92"/>
              <w:ind w:left="103"/>
              <w:rPr>
                <w:b/>
                <w:sz w:val="18"/>
              </w:rPr>
            </w:pPr>
            <w:r>
              <w:rPr>
                <w:b/>
                <w:color w:val="FFFFFF"/>
                <w:spacing w:val="-2"/>
                <w:sz w:val="18"/>
              </w:rPr>
              <w:t>Handelsbanken</w:t>
            </w:r>
          </w:p>
        </w:tc>
      </w:tr>
      <w:tr w:rsidR="00DA51A5" w14:paraId="4582ABFB" w14:textId="77777777">
        <w:trPr>
          <w:trHeight w:val="897"/>
        </w:trPr>
        <w:tc>
          <w:tcPr>
            <w:tcW w:w="2026" w:type="dxa"/>
          </w:tcPr>
          <w:p w14:paraId="3A78E717" w14:textId="77777777" w:rsidR="00DA51A5" w:rsidRDefault="00DA51A5">
            <w:pPr>
              <w:pStyle w:val="TableParagraph"/>
              <w:spacing w:before="8"/>
              <w:rPr>
                <w:b/>
                <w:sz w:val="18"/>
              </w:rPr>
            </w:pPr>
          </w:p>
          <w:p w14:paraId="4B463253" w14:textId="77777777" w:rsidR="00DA51A5" w:rsidRDefault="00AB654C">
            <w:pPr>
              <w:pStyle w:val="TableParagraph"/>
              <w:spacing w:line="242" w:lineRule="auto"/>
              <w:ind w:left="110" w:right="146"/>
              <w:rPr>
                <w:sz w:val="18"/>
              </w:rPr>
            </w:pPr>
            <w:r>
              <w:rPr>
                <w:spacing w:val="-2"/>
                <w:sz w:val="18"/>
              </w:rPr>
              <w:t>Development testing</w:t>
            </w:r>
          </w:p>
        </w:tc>
        <w:tc>
          <w:tcPr>
            <w:tcW w:w="3783" w:type="dxa"/>
          </w:tcPr>
          <w:p w14:paraId="5F05733E" w14:textId="77777777" w:rsidR="00DA51A5" w:rsidRDefault="00AB654C">
            <w:pPr>
              <w:pStyle w:val="TableParagraph"/>
              <w:numPr>
                <w:ilvl w:val="0"/>
                <w:numId w:val="13"/>
              </w:numPr>
              <w:tabs>
                <w:tab w:val="left" w:pos="825"/>
              </w:tabs>
              <w:spacing w:before="116" w:line="242" w:lineRule="auto"/>
              <w:ind w:right="239"/>
              <w:rPr>
                <w:sz w:val="18"/>
              </w:rPr>
            </w:pPr>
            <w:r>
              <w:rPr>
                <w:sz w:val="18"/>
              </w:rPr>
              <w:t>Testing</w:t>
            </w:r>
            <w:r>
              <w:rPr>
                <w:spacing w:val="-10"/>
                <w:sz w:val="18"/>
              </w:rPr>
              <w:t xml:space="preserve"> </w:t>
            </w:r>
            <w:r>
              <w:rPr>
                <w:sz w:val="18"/>
              </w:rPr>
              <w:t>to</w:t>
            </w:r>
            <w:r>
              <w:rPr>
                <w:spacing w:val="-10"/>
                <w:sz w:val="18"/>
              </w:rPr>
              <w:t xml:space="preserve"> </w:t>
            </w:r>
            <w:r>
              <w:rPr>
                <w:sz w:val="18"/>
              </w:rPr>
              <w:t>ensure</w:t>
            </w:r>
            <w:r>
              <w:rPr>
                <w:spacing w:val="-10"/>
                <w:sz w:val="18"/>
              </w:rPr>
              <w:t xml:space="preserve"> </w:t>
            </w:r>
            <w:r>
              <w:rPr>
                <w:sz w:val="18"/>
              </w:rPr>
              <w:t>the</w:t>
            </w:r>
            <w:r>
              <w:rPr>
                <w:spacing w:val="-10"/>
                <w:sz w:val="18"/>
              </w:rPr>
              <w:t xml:space="preserve"> </w:t>
            </w:r>
            <w:r>
              <w:rPr>
                <w:sz w:val="18"/>
              </w:rPr>
              <w:t>solution operates as per approved solution design.</w:t>
            </w:r>
          </w:p>
        </w:tc>
        <w:tc>
          <w:tcPr>
            <w:tcW w:w="1561" w:type="dxa"/>
          </w:tcPr>
          <w:p w14:paraId="6F22EA3C" w14:textId="77777777" w:rsidR="00DA51A5" w:rsidRDefault="00DA51A5">
            <w:pPr>
              <w:pStyle w:val="TableParagraph"/>
              <w:spacing w:before="118"/>
              <w:rPr>
                <w:b/>
                <w:sz w:val="18"/>
              </w:rPr>
            </w:pPr>
          </w:p>
          <w:p w14:paraId="29810266" w14:textId="77777777" w:rsidR="00DA51A5" w:rsidRDefault="00AB654C">
            <w:pPr>
              <w:pStyle w:val="TableParagraph"/>
              <w:ind w:left="104"/>
              <w:rPr>
                <w:sz w:val="18"/>
              </w:rPr>
            </w:pPr>
            <w:r>
              <w:rPr>
                <w:spacing w:val="-2"/>
                <w:sz w:val="18"/>
              </w:rPr>
              <w:t>Responsible</w:t>
            </w:r>
          </w:p>
        </w:tc>
        <w:tc>
          <w:tcPr>
            <w:tcW w:w="1983" w:type="dxa"/>
          </w:tcPr>
          <w:p w14:paraId="5545CD9B" w14:textId="77777777" w:rsidR="00DA51A5" w:rsidRDefault="00DA51A5">
            <w:pPr>
              <w:pStyle w:val="TableParagraph"/>
              <w:spacing w:before="118"/>
              <w:rPr>
                <w:b/>
                <w:sz w:val="18"/>
              </w:rPr>
            </w:pPr>
          </w:p>
          <w:p w14:paraId="71EDA93E" w14:textId="77777777" w:rsidR="00DA51A5" w:rsidRDefault="00AB654C">
            <w:pPr>
              <w:pStyle w:val="TableParagraph"/>
              <w:ind w:left="103"/>
              <w:rPr>
                <w:sz w:val="18"/>
              </w:rPr>
            </w:pPr>
            <w:r>
              <w:rPr>
                <w:spacing w:val="-2"/>
                <w:sz w:val="18"/>
              </w:rPr>
              <w:t>Consulted</w:t>
            </w:r>
          </w:p>
        </w:tc>
      </w:tr>
      <w:tr w:rsidR="00DA51A5" w14:paraId="3D79023F" w14:textId="77777777">
        <w:trPr>
          <w:trHeight w:val="676"/>
        </w:trPr>
        <w:tc>
          <w:tcPr>
            <w:tcW w:w="2026" w:type="dxa"/>
          </w:tcPr>
          <w:p w14:paraId="410C8AC9" w14:textId="77777777" w:rsidR="00DA51A5" w:rsidRDefault="00AB654C">
            <w:pPr>
              <w:pStyle w:val="TableParagraph"/>
              <w:spacing w:before="121"/>
              <w:ind w:left="110"/>
              <w:rPr>
                <w:sz w:val="18"/>
              </w:rPr>
            </w:pPr>
            <w:r>
              <w:rPr>
                <w:sz w:val="18"/>
              </w:rPr>
              <w:t>Promotion</w:t>
            </w:r>
            <w:r>
              <w:rPr>
                <w:spacing w:val="-5"/>
                <w:sz w:val="18"/>
              </w:rPr>
              <w:t xml:space="preserve"> </w:t>
            </w:r>
            <w:r>
              <w:rPr>
                <w:sz w:val="18"/>
              </w:rPr>
              <w:t>to</w:t>
            </w:r>
            <w:r>
              <w:rPr>
                <w:spacing w:val="-4"/>
                <w:sz w:val="18"/>
              </w:rPr>
              <w:t xml:space="preserve"> test</w:t>
            </w:r>
          </w:p>
        </w:tc>
        <w:tc>
          <w:tcPr>
            <w:tcW w:w="3783" w:type="dxa"/>
          </w:tcPr>
          <w:p w14:paraId="19350941" w14:textId="77777777" w:rsidR="00DA51A5" w:rsidRDefault="00AB654C">
            <w:pPr>
              <w:pStyle w:val="TableParagraph"/>
              <w:numPr>
                <w:ilvl w:val="0"/>
                <w:numId w:val="12"/>
              </w:numPr>
              <w:tabs>
                <w:tab w:val="left" w:pos="825"/>
              </w:tabs>
              <w:spacing w:before="116"/>
              <w:ind w:right="238"/>
              <w:rPr>
                <w:sz w:val="18"/>
              </w:rPr>
            </w:pPr>
            <w:r>
              <w:rPr>
                <w:sz w:val="18"/>
              </w:rPr>
              <w:t>Assistance with promoting prioritised configurations to the test environment</w:t>
            </w:r>
          </w:p>
        </w:tc>
        <w:tc>
          <w:tcPr>
            <w:tcW w:w="1561" w:type="dxa"/>
          </w:tcPr>
          <w:p w14:paraId="22B0B9FD" w14:textId="77777777" w:rsidR="00DA51A5" w:rsidRDefault="00AB654C">
            <w:pPr>
              <w:pStyle w:val="TableParagraph"/>
              <w:spacing w:before="121"/>
              <w:ind w:left="104"/>
              <w:rPr>
                <w:sz w:val="18"/>
              </w:rPr>
            </w:pPr>
            <w:r>
              <w:rPr>
                <w:spacing w:val="-2"/>
                <w:sz w:val="18"/>
              </w:rPr>
              <w:t>Responsible</w:t>
            </w:r>
          </w:p>
        </w:tc>
        <w:tc>
          <w:tcPr>
            <w:tcW w:w="1983" w:type="dxa"/>
          </w:tcPr>
          <w:p w14:paraId="70DBDB4D" w14:textId="77777777" w:rsidR="00DA51A5" w:rsidRDefault="00AB654C">
            <w:pPr>
              <w:pStyle w:val="TableParagraph"/>
              <w:spacing w:before="121"/>
              <w:ind w:left="103"/>
              <w:rPr>
                <w:sz w:val="18"/>
              </w:rPr>
            </w:pPr>
            <w:r>
              <w:rPr>
                <w:spacing w:val="-2"/>
                <w:sz w:val="18"/>
              </w:rPr>
              <w:t>Consulted</w:t>
            </w:r>
          </w:p>
        </w:tc>
      </w:tr>
      <w:tr w:rsidR="00DA51A5" w14:paraId="3AF02DD0" w14:textId="77777777">
        <w:trPr>
          <w:trHeight w:val="676"/>
        </w:trPr>
        <w:tc>
          <w:tcPr>
            <w:tcW w:w="2026" w:type="dxa"/>
          </w:tcPr>
          <w:p w14:paraId="66580CAB" w14:textId="77777777" w:rsidR="00DA51A5" w:rsidRDefault="00AB654C">
            <w:pPr>
              <w:pStyle w:val="TableParagraph"/>
              <w:spacing w:before="121"/>
              <w:ind w:left="110"/>
              <w:rPr>
                <w:sz w:val="18"/>
              </w:rPr>
            </w:pPr>
            <w:r>
              <w:rPr>
                <w:sz w:val="18"/>
              </w:rPr>
              <w:t>Defect</w:t>
            </w:r>
            <w:r>
              <w:rPr>
                <w:spacing w:val="-5"/>
                <w:sz w:val="18"/>
              </w:rPr>
              <w:t xml:space="preserve"> </w:t>
            </w:r>
            <w:r>
              <w:rPr>
                <w:spacing w:val="-2"/>
                <w:sz w:val="18"/>
              </w:rPr>
              <w:t>remediation</w:t>
            </w:r>
          </w:p>
        </w:tc>
        <w:tc>
          <w:tcPr>
            <w:tcW w:w="3783" w:type="dxa"/>
          </w:tcPr>
          <w:p w14:paraId="5AEAD788" w14:textId="77777777" w:rsidR="00DA51A5" w:rsidRDefault="00AB654C">
            <w:pPr>
              <w:pStyle w:val="TableParagraph"/>
              <w:numPr>
                <w:ilvl w:val="0"/>
                <w:numId w:val="11"/>
              </w:numPr>
              <w:tabs>
                <w:tab w:val="left" w:pos="825"/>
              </w:tabs>
              <w:spacing w:before="116"/>
              <w:ind w:right="614"/>
              <w:rPr>
                <w:sz w:val="18"/>
              </w:rPr>
            </w:pPr>
            <w:r>
              <w:rPr>
                <w:sz w:val="18"/>
              </w:rPr>
              <w:t>Investigation and remediation of confirmed issues, subject to agreed priorities and capacity</w:t>
            </w:r>
          </w:p>
        </w:tc>
        <w:tc>
          <w:tcPr>
            <w:tcW w:w="1561" w:type="dxa"/>
          </w:tcPr>
          <w:p w14:paraId="7E5B6D52" w14:textId="77777777" w:rsidR="00DA51A5" w:rsidRDefault="00AB654C">
            <w:pPr>
              <w:pStyle w:val="TableParagraph"/>
              <w:spacing w:before="121"/>
              <w:ind w:left="104"/>
              <w:rPr>
                <w:sz w:val="18"/>
              </w:rPr>
            </w:pPr>
            <w:r>
              <w:rPr>
                <w:spacing w:val="-2"/>
                <w:sz w:val="18"/>
              </w:rPr>
              <w:t>Responsible</w:t>
            </w:r>
          </w:p>
        </w:tc>
        <w:tc>
          <w:tcPr>
            <w:tcW w:w="1983" w:type="dxa"/>
          </w:tcPr>
          <w:p w14:paraId="147DD8BB" w14:textId="77777777" w:rsidR="00DA51A5" w:rsidRDefault="00AB654C">
            <w:pPr>
              <w:pStyle w:val="TableParagraph"/>
              <w:spacing w:before="121"/>
              <w:ind w:left="103"/>
              <w:rPr>
                <w:sz w:val="18"/>
              </w:rPr>
            </w:pPr>
            <w:r>
              <w:rPr>
                <w:spacing w:val="-2"/>
                <w:sz w:val="18"/>
              </w:rPr>
              <w:t>Informed</w:t>
            </w:r>
          </w:p>
        </w:tc>
      </w:tr>
      <w:tr w:rsidR="00DA51A5" w14:paraId="7D3443B3" w14:textId="77777777">
        <w:trPr>
          <w:trHeight w:val="676"/>
        </w:trPr>
        <w:tc>
          <w:tcPr>
            <w:tcW w:w="2026" w:type="dxa"/>
          </w:tcPr>
          <w:p w14:paraId="2B1A6107" w14:textId="77777777" w:rsidR="00DA51A5" w:rsidRDefault="00AB654C">
            <w:pPr>
              <w:pStyle w:val="TableParagraph"/>
              <w:spacing w:before="121"/>
              <w:ind w:left="110"/>
              <w:rPr>
                <w:sz w:val="18"/>
              </w:rPr>
            </w:pPr>
            <w:r>
              <w:rPr>
                <w:sz w:val="18"/>
              </w:rPr>
              <w:t>Solution</w:t>
            </w:r>
            <w:r>
              <w:rPr>
                <w:spacing w:val="-6"/>
                <w:sz w:val="18"/>
              </w:rPr>
              <w:t xml:space="preserve"> </w:t>
            </w:r>
            <w:r>
              <w:rPr>
                <w:spacing w:val="-2"/>
                <w:sz w:val="18"/>
              </w:rPr>
              <w:t>validation</w:t>
            </w:r>
          </w:p>
        </w:tc>
        <w:tc>
          <w:tcPr>
            <w:tcW w:w="3783" w:type="dxa"/>
          </w:tcPr>
          <w:p w14:paraId="2E090291" w14:textId="77777777" w:rsidR="00DA51A5" w:rsidRDefault="00AB654C">
            <w:pPr>
              <w:pStyle w:val="TableParagraph"/>
              <w:numPr>
                <w:ilvl w:val="0"/>
                <w:numId w:val="10"/>
              </w:numPr>
              <w:tabs>
                <w:tab w:val="left" w:pos="825"/>
              </w:tabs>
              <w:spacing w:before="121"/>
              <w:ind w:right="111"/>
              <w:rPr>
                <w:sz w:val="18"/>
              </w:rPr>
            </w:pPr>
            <w:commentRangeStart w:id="111"/>
            <w:r>
              <w:rPr>
                <w:sz w:val="18"/>
              </w:rPr>
              <w:t>Testing</w:t>
            </w:r>
            <w:r>
              <w:rPr>
                <w:spacing w:val="-10"/>
                <w:sz w:val="18"/>
              </w:rPr>
              <w:t xml:space="preserve"> </w:t>
            </w:r>
            <w:r>
              <w:rPr>
                <w:sz w:val="18"/>
              </w:rPr>
              <w:t>to</w:t>
            </w:r>
            <w:r>
              <w:rPr>
                <w:spacing w:val="-10"/>
                <w:sz w:val="18"/>
              </w:rPr>
              <w:t xml:space="preserve"> </w:t>
            </w:r>
            <w:r>
              <w:rPr>
                <w:sz w:val="18"/>
              </w:rPr>
              <w:t>determine</w:t>
            </w:r>
            <w:r>
              <w:rPr>
                <w:spacing w:val="-10"/>
                <w:sz w:val="18"/>
              </w:rPr>
              <w:t xml:space="preserve"> </w:t>
            </w:r>
            <w:r>
              <w:rPr>
                <w:sz w:val="18"/>
              </w:rPr>
              <w:t>if</w:t>
            </w:r>
            <w:r>
              <w:rPr>
                <w:spacing w:val="-9"/>
                <w:sz w:val="18"/>
              </w:rPr>
              <w:t xml:space="preserve"> </w:t>
            </w:r>
            <w:r>
              <w:rPr>
                <w:sz w:val="18"/>
              </w:rPr>
              <w:t>solution meets requirements.</w:t>
            </w:r>
            <w:commentRangeEnd w:id="111"/>
            <w:r w:rsidR="00A41F29">
              <w:rPr>
                <w:rStyle w:val="CommentReference"/>
                <w:sz w:val="18"/>
                <w:szCs w:val="22"/>
              </w:rPr>
              <w:commentReference w:id="111"/>
            </w:r>
          </w:p>
        </w:tc>
        <w:tc>
          <w:tcPr>
            <w:tcW w:w="1561" w:type="dxa"/>
          </w:tcPr>
          <w:p w14:paraId="2AB430EB" w14:textId="77777777" w:rsidR="00DA51A5" w:rsidRDefault="00AB654C">
            <w:pPr>
              <w:pStyle w:val="TableParagraph"/>
              <w:spacing w:before="121"/>
              <w:ind w:left="104"/>
              <w:rPr>
                <w:sz w:val="18"/>
              </w:rPr>
            </w:pPr>
            <w:r>
              <w:rPr>
                <w:spacing w:val="-2"/>
                <w:sz w:val="18"/>
              </w:rPr>
              <w:t>Informed</w:t>
            </w:r>
          </w:p>
        </w:tc>
        <w:tc>
          <w:tcPr>
            <w:tcW w:w="1983" w:type="dxa"/>
          </w:tcPr>
          <w:p w14:paraId="5DC582B5" w14:textId="77777777" w:rsidR="00DA51A5" w:rsidRDefault="00AB654C">
            <w:pPr>
              <w:pStyle w:val="TableParagraph"/>
              <w:spacing w:before="121"/>
              <w:ind w:left="103"/>
              <w:rPr>
                <w:sz w:val="18"/>
              </w:rPr>
            </w:pPr>
            <w:r>
              <w:rPr>
                <w:spacing w:val="-2"/>
                <w:sz w:val="18"/>
              </w:rPr>
              <w:t>Responsible</w:t>
            </w:r>
          </w:p>
        </w:tc>
      </w:tr>
    </w:tbl>
    <w:p w14:paraId="59162416" w14:textId="77777777" w:rsidR="00DA51A5" w:rsidRDefault="00DA51A5">
      <w:pPr>
        <w:pStyle w:val="TableParagraph"/>
        <w:rPr>
          <w:sz w:val="18"/>
        </w:rPr>
        <w:sectPr w:rsidR="00DA51A5">
          <w:pgSz w:w="12240" w:h="15840"/>
          <w:pgMar w:top="1040" w:right="360" w:bottom="1500" w:left="1080" w:header="720" w:footer="1304" w:gutter="0"/>
          <w:cols w:space="720"/>
        </w:sectPr>
      </w:pPr>
    </w:p>
    <w:p w14:paraId="417335C9" w14:textId="167BD0A2" w:rsidR="00DA51A5" w:rsidRDefault="00DA51A5">
      <w:pPr>
        <w:pStyle w:val="BodyText"/>
        <w:spacing w:before="85"/>
        <w:rPr>
          <w:b/>
          <w:sz w:val="26"/>
        </w:rPr>
      </w:pPr>
    </w:p>
    <w:p w14:paraId="7BE33908" w14:textId="77777777" w:rsidR="00DA51A5" w:rsidRDefault="00AB654C">
      <w:pPr>
        <w:pStyle w:val="Heading3"/>
      </w:pPr>
      <w:bookmarkStart w:id="112" w:name="_Toc242398794"/>
      <w:r>
        <w:rPr>
          <w:color w:val="041A77"/>
        </w:rPr>
        <w:t>Task</w:t>
      </w:r>
      <w:r>
        <w:rPr>
          <w:color w:val="041A77"/>
          <w:spacing w:val="-4"/>
        </w:rPr>
        <w:t xml:space="preserve"> </w:t>
      </w:r>
      <w:r>
        <w:rPr>
          <w:color w:val="041A77"/>
        </w:rPr>
        <w:t>5</w:t>
      </w:r>
      <w:r>
        <w:rPr>
          <w:color w:val="041A77"/>
          <w:spacing w:val="-2"/>
        </w:rPr>
        <w:t xml:space="preserve"> Deployment</w:t>
      </w:r>
      <w:bookmarkEnd w:id="112"/>
    </w:p>
    <w:p w14:paraId="570FE004" w14:textId="77777777" w:rsidR="00DA51A5" w:rsidRDefault="00AB654C">
      <w:pPr>
        <w:pStyle w:val="BodyText"/>
        <w:spacing w:before="114"/>
        <w:ind w:left="360" w:right="1127"/>
      </w:pPr>
      <w:r>
        <w:rPr>
          <w:color w:val="000000"/>
        </w:rPr>
        <w:t>Where prioritised and approved within the Residency Services, Archer will assist with migration of configured solutions to production and a one-time initial data migration for the relevant workstream, subject to prerequisites and available residency capacity.</w:t>
      </w:r>
    </w:p>
    <w:p w14:paraId="1711D9E3" w14:textId="77777777" w:rsidR="00DA51A5" w:rsidRDefault="00DA51A5">
      <w:pPr>
        <w:pStyle w:val="BodyText"/>
        <w:spacing w:before="5"/>
      </w:pPr>
    </w:p>
    <w:p w14:paraId="22E0AA8A" w14:textId="77777777" w:rsidR="00DA51A5" w:rsidRDefault="00AB654C">
      <w:pPr>
        <w:pStyle w:val="Heading4"/>
      </w:pPr>
      <w:r>
        <w:t>Task</w:t>
      </w:r>
      <w:r>
        <w:rPr>
          <w:spacing w:val="-11"/>
        </w:rPr>
        <w:t xml:space="preserve"> </w:t>
      </w:r>
      <w:r>
        <w:t>assumptions</w:t>
      </w:r>
      <w:r>
        <w:rPr>
          <w:spacing w:val="-9"/>
        </w:rPr>
        <w:t xml:space="preserve"> </w:t>
      </w:r>
      <w:r>
        <w:t>and</w:t>
      </w:r>
      <w:r>
        <w:rPr>
          <w:spacing w:val="-9"/>
        </w:rPr>
        <w:t xml:space="preserve"> </w:t>
      </w:r>
      <w:r>
        <w:rPr>
          <w:spacing w:val="-2"/>
        </w:rPr>
        <w:t>limitations</w:t>
      </w:r>
    </w:p>
    <w:p w14:paraId="1FFB3824" w14:textId="77777777" w:rsidR="00DA51A5" w:rsidRDefault="00AB654C">
      <w:pPr>
        <w:pStyle w:val="ListParagraph"/>
        <w:numPr>
          <w:ilvl w:val="0"/>
          <w:numId w:val="23"/>
        </w:numPr>
        <w:tabs>
          <w:tab w:val="left" w:pos="1080"/>
        </w:tabs>
        <w:spacing w:before="239" w:line="237" w:lineRule="auto"/>
        <w:ind w:right="1229"/>
        <w:rPr>
          <w:rFonts w:ascii="Symbol" w:hAnsi="Symbol"/>
          <w:sz w:val="20"/>
        </w:rPr>
      </w:pPr>
      <w:r>
        <w:rPr>
          <w:color w:val="000000"/>
          <w:sz w:val="20"/>
        </w:rPr>
        <w:t>For prioritised data-import activities, Archer may supply an appropriate import template. Handelsbanken remains responsible for providing mapped, formatted and sanitised source data.</w:t>
      </w:r>
    </w:p>
    <w:p w14:paraId="03A585EA" w14:textId="77777777" w:rsidR="00DA51A5" w:rsidRPr="00F13DAE" w:rsidRDefault="00AB654C">
      <w:pPr>
        <w:pStyle w:val="ListParagraph"/>
        <w:numPr>
          <w:ilvl w:val="0"/>
          <w:numId w:val="23"/>
        </w:numPr>
        <w:tabs>
          <w:tab w:val="left" w:pos="1080"/>
        </w:tabs>
        <w:spacing w:before="6" w:line="237" w:lineRule="auto"/>
        <w:ind w:right="1292"/>
        <w:rPr>
          <w:sz w:val="20"/>
        </w:rPr>
      </w:pPr>
      <w:r>
        <w:rPr>
          <w:color w:val="000000"/>
          <w:sz w:val="20"/>
        </w:rPr>
        <w:t>Where agreed as a prioritised residency activity, Archer may undertake a one-time import of an initial data set. Any further imports or adjustments will be assessed against available residency capacity and jointly reprioritised; additional resources or fees will require mutual agreement.</w:t>
      </w:r>
    </w:p>
    <w:p w14:paraId="72A861DE" w14:textId="77777777" w:rsidR="002474CF" w:rsidRPr="00F13DAE" w:rsidRDefault="002474CF">
      <w:pPr>
        <w:pStyle w:val="ListParagraph"/>
        <w:numPr>
          <w:ilvl w:val="0"/>
          <w:numId w:val="23"/>
        </w:numPr>
        <w:tabs>
          <w:tab w:val="left" w:pos="1079"/>
        </w:tabs>
        <w:spacing w:before="3"/>
        <w:ind w:left="1079" w:hanging="359"/>
        <w:rPr>
          <w:sz w:val="20"/>
        </w:rPr>
      </w:pPr>
      <w:r w:rsidRPr="00F13DAE">
        <w:rPr>
          <w:sz w:val="20"/>
        </w:rPr>
        <w:t>The following documents and attachments will be out of scope:</w:t>
      </w:r>
    </w:p>
    <w:p w14:paraId="000F0467" w14:textId="669163A3" w:rsidR="00DA51A5" w:rsidRPr="00F13DAE" w:rsidRDefault="00AB654C">
      <w:pPr>
        <w:pStyle w:val="ListParagraph"/>
        <w:numPr>
          <w:ilvl w:val="1"/>
          <w:numId w:val="23"/>
        </w:numPr>
        <w:tabs>
          <w:tab w:val="left" w:pos="1079"/>
        </w:tabs>
        <w:spacing w:before="3"/>
        <w:rPr>
          <w:sz w:val="20"/>
        </w:rPr>
      </w:pPr>
      <w:r w:rsidRPr="00F13DAE">
        <w:rPr>
          <w:sz w:val="20"/>
        </w:rPr>
        <w:t>Import of attachments such as documents, photos etc. are out of scope.</w:t>
      </w:r>
    </w:p>
    <w:p w14:paraId="7D0BB184" w14:textId="77777777" w:rsidR="00002581" w:rsidRDefault="00002581" w:rsidP="00E10C75">
      <w:pPr>
        <w:pStyle w:val="ListParagraph"/>
        <w:tabs>
          <w:tab w:val="left" w:pos="1079"/>
        </w:tabs>
        <w:spacing w:before="3"/>
        <w:ind w:left="2052" w:firstLine="0"/>
        <w:rPr>
          <w:rFonts w:ascii="Symbol" w:hAnsi="Symbol"/>
          <w:sz w:val="20"/>
        </w:rPr>
      </w:pPr>
    </w:p>
    <w:p w14:paraId="5B28A534" w14:textId="77777777" w:rsidR="00DA51A5" w:rsidRDefault="00AB654C">
      <w:pPr>
        <w:pStyle w:val="Heading4"/>
        <w:spacing w:before="240"/>
      </w:pPr>
      <w:del w:id="113" w:author="Joanne Gregson" w:date="2026-10-09T16:58:00Z" w16du:dateUtc="2026-10-09T15:58:00Z">
        <w:r w:rsidDel="00834D4F">
          <w:rPr>
            <w:color w:val="000000"/>
          </w:rPr>
          <w:delText>Potential</w:delText>
        </w:r>
      </w:del>
      <w:r>
        <w:rPr>
          <w:color w:val="000000"/>
        </w:rPr>
        <w:t xml:space="preserve"> residency outputs and responsibilities (subject to agreed priorities and available capacity)</w:t>
      </w:r>
    </w:p>
    <w:p w14:paraId="4156A82A" w14:textId="77777777" w:rsidR="00DA51A5" w:rsidRDefault="00DA51A5">
      <w:pPr>
        <w:pStyle w:val="BodyText"/>
        <w:spacing w:before="5" w:after="1"/>
        <w:rPr>
          <w:b/>
          <w:sz w:val="1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3922"/>
        <w:gridCol w:w="1560"/>
        <w:gridCol w:w="1843"/>
      </w:tblGrid>
      <w:tr w:rsidR="00DA51A5" w14:paraId="79314F44" w14:textId="77777777">
        <w:trPr>
          <w:trHeight w:val="417"/>
        </w:trPr>
        <w:tc>
          <w:tcPr>
            <w:tcW w:w="2026" w:type="dxa"/>
            <w:shd w:val="clear" w:color="auto" w:fill="0A3877"/>
          </w:tcPr>
          <w:p w14:paraId="347E266E" w14:textId="77777777" w:rsidR="00DA51A5" w:rsidRDefault="00AB654C">
            <w:pPr>
              <w:pStyle w:val="TableParagraph"/>
              <w:spacing w:before="97"/>
              <w:ind w:left="110"/>
              <w:rPr>
                <w:b/>
                <w:sz w:val="18"/>
              </w:rPr>
            </w:pPr>
            <w:r>
              <w:rPr>
                <w:b/>
                <w:color w:val="FFFFFF"/>
                <w:spacing w:val="-2"/>
                <w:sz w:val="18"/>
              </w:rPr>
              <w:t>Deliverable</w:t>
            </w:r>
          </w:p>
        </w:tc>
        <w:tc>
          <w:tcPr>
            <w:tcW w:w="3922" w:type="dxa"/>
            <w:shd w:val="clear" w:color="auto" w:fill="0A3877"/>
          </w:tcPr>
          <w:p w14:paraId="66951543" w14:textId="77777777" w:rsidR="00DA51A5" w:rsidRDefault="00AB654C">
            <w:pPr>
              <w:pStyle w:val="TableParagraph"/>
              <w:spacing w:before="97"/>
              <w:ind w:left="105"/>
              <w:rPr>
                <w:b/>
                <w:sz w:val="18"/>
              </w:rPr>
            </w:pPr>
            <w:r>
              <w:rPr>
                <w:b/>
                <w:color w:val="FFFFFF"/>
                <w:spacing w:val="-2"/>
                <w:sz w:val="18"/>
              </w:rPr>
              <w:t>Description</w:t>
            </w:r>
          </w:p>
        </w:tc>
        <w:tc>
          <w:tcPr>
            <w:tcW w:w="1560" w:type="dxa"/>
            <w:shd w:val="clear" w:color="auto" w:fill="0A3877"/>
          </w:tcPr>
          <w:p w14:paraId="005D9A3D" w14:textId="77777777" w:rsidR="00DA51A5" w:rsidRDefault="00AB654C">
            <w:pPr>
              <w:pStyle w:val="TableParagraph"/>
              <w:spacing w:before="97"/>
              <w:ind w:left="109"/>
              <w:rPr>
                <w:b/>
                <w:sz w:val="18"/>
              </w:rPr>
            </w:pPr>
            <w:r>
              <w:rPr>
                <w:b/>
                <w:color w:val="FFFFFF"/>
                <w:spacing w:val="-2"/>
                <w:sz w:val="18"/>
              </w:rPr>
              <w:t>ARCHER</w:t>
            </w:r>
          </w:p>
        </w:tc>
        <w:tc>
          <w:tcPr>
            <w:tcW w:w="1843" w:type="dxa"/>
            <w:shd w:val="clear" w:color="auto" w:fill="0A3877"/>
          </w:tcPr>
          <w:p w14:paraId="21F2C30B" w14:textId="77777777" w:rsidR="00DA51A5" w:rsidRDefault="00AB654C">
            <w:pPr>
              <w:pStyle w:val="TableParagraph"/>
              <w:spacing w:before="97"/>
              <w:ind w:left="144"/>
              <w:rPr>
                <w:b/>
                <w:sz w:val="18"/>
              </w:rPr>
            </w:pPr>
            <w:r>
              <w:rPr>
                <w:b/>
                <w:color w:val="FFFFFF"/>
                <w:spacing w:val="-2"/>
                <w:sz w:val="18"/>
              </w:rPr>
              <w:t>Handelsbanken</w:t>
            </w:r>
          </w:p>
        </w:tc>
      </w:tr>
      <w:tr w:rsidR="00DA51A5" w14:paraId="011E5C84" w14:textId="77777777">
        <w:trPr>
          <w:trHeight w:val="892"/>
        </w:trPr>
        <w:tc>
          <w:tcPr>
            <w:tcW w:w="2026" w:type="dxa"/>
          </w:tcPr>
          <w:p w14:paraId="73BADCDC" w14:textId="77777777" w:rsidR="00DA51A5" w:rsidRDefault="00AB654C">
            <w:pPr>
              <w:pStyle w:val="TableParagraph"/>
              <w:spacing w:before="116" w:line="242" w:lineRule="auto"/>
              <w:ind w:left="110" w:right="816"/>
              <w:rPr>
                <w:sz w:val="18"/>
              </w:rPr>
            </w:pPr>
            <w:r>
              <w:rPr>
                <w:sz w:val="18"/>
              </w:rPr>
              <w:t>Migration</w:t>
            </w:r>
            <w:r>
              <w:rPr>
                <w:spacing w:val="-16"/>
                <w:sz w:val="18"/>
              </w:rPr>
              <w:t xml:space="preserve"> </w:t>
            </w:r>
            <w:r>
              <w:rPr>
                <w:sz w:val="18"/>
              </w:rPr>
              <w:t xml:space="preserve">to </w:t>
            </w:r>
            <w:r>
              <w:rPr>
                <w:spacing w:val="-2"/>
                <w:sz w:val="18"/>
              </w:rPr>
              <w:t>production</w:t>
            </w:r>
          </w:p>
        </w:tc>
        <w:tc>
          <w:tcPr>
            <w:tcW w:w="3922" w:type="dxa"/>
          </w:tcPr>
          <w:p w14:paraId="62B7D92F" w14:textId="77777777" w:rsidR="00DA51A5" w:rsidRDefault="00AB654C">
            <w:pPr>
              <w:pStyle w:val="TableParagraph"/>
              <w:numPr>
                <w:ilvl w:val="0"/>
                <w:numId w:val="9"/>
              </w:numPr>
              <w:tabs>
                <w:tab w:val="left" w:pos="825"/>
              </w:tabs>
              <w:spacing w:before="116" w:line="242" w:lineRule="auto"/>
              <w:ind w:right="470"/>
              <w:rPr>
                <w:sz w:val="18"/>
              </w:rPr>
            </w:pPr>
            <w:r>
              <w:rPr>
                <w:sz w:val="18"/>
              </w:rPr>
              <w:t>Support for an agreed production migration within prioritised residency capacity</w:t>
            </w:r>
          </w:p>
        </w:tc>
        <w:tc>
          <w:tcPr>
            <w:tcW w:w="1560" w:type="dxa"/>
          </w:tcPr>
          <w:p w14:paraId="4213C441" w14:textId="77777777" w:rsidR="00DA51A5" w:rsidRDefault="00AB654C">
            <w:pPr>
              <w:pStyle w:val="TableParagraph"/>
              <w:spacing w:before="121"/>
              <w:ind w:left="109"/>
              <w:rPr>
                <w:sz w:val="18"/>
              </w:rPr>
            </w:pPr>
            <w:r>
              <w:rPr>
                <w:spacing w:val="-2"/>
                <w:sz w:val="18"/>
              </w:rPr>
              <w:t>Responsible</w:t>
            </w:r>
          </w:p>
        </w:tc>
        <w:tc>
          <w:tcPr>
            <w:tcW w:w="1843" w:type="dxa"/>
          </w:tcPr>
          <w:p w14:paraId="0B5CC5D6" w14:textId="77777777" w:rsidR="00DA51A5" w:rsidRDefault="00AB654C">
            <w:pPr>
              <w:pStyle w:val="TableParagraph"/>
              <w:spacing w:before="121"/>
              <w:ind w:left="109"/>
              <w:rPr>
                <w:sz w:val="18"/>
              </w:rPr>
            </w:pPr>
            <w:r>
              <w:rPr>
                <w:spacing w:val="-2"/>
                <w:sz w:val="18"/>
              </w:rPr>
              <w:t>Consulted</w:t>
            </w:r>
          </w:p>
        </w:tc>
      </w:tr>
      <w:tr w:rsidR="00DA51A5" w14:paraId="59B5D88C" w14:textId="77777777">
        <w:trPr>
          <w:trHeight w:val="681"/>
        </w:trPr>
        <w:tc>
          <w:tcPr>
            <w:tcW w:w="2026" w:type="dxa"/>
          </w:tcPr>
          <w:p w14:paraId="04CFE928" w14:textId="77777777" w:rsidR="00DA51A5" w:rsidRDefault="00AB654C">
            <w:pPr>
              <w:pStyle w:val="TableParagraph"/>
              <w:spacing w:before="126"/>
              <w:ind w:left="110"/>
              <w:rPr>
                <w:sz w:val="18"/>
              </w:rPr>
            </w:pPr>
            <w:r>
              <w:rPr>
                <w:sz w:val="18"/>
              </w:rPr>
              <w:t>Data</w:t>
            </w:r>
            <w:r>
              <w:rPr>
                <w:spacing w:val="-3"/>
                <w:sz w:val="18"/>
              </w:rPr>
              <w:t xml:space="preserve"> </w:t>
            </w:r>
            <w:r>
              <w:rPr>
                <w:spacing w:val="-2"/>
                <w:sz w:val="18"/>
              </w:rPr>
              <w:t>preparation</w:t>
            </w:r>
          </w:p>
        </w:tc>
        <w:tc>
          <w:tcPr>
            <w:tcW w:w="3922" w:type="dxa"/>
          </w:tcPr>
          <w:p w14:paraId="373055A9" w14:textId="77777777" w:rsidR="00DA51A5" w:rsidRDefault="00AB654C">
            <w:pPr>
              <w:pStyle w:val="TableParagraph"/>
              <w:numPr>
                <w:ilvl w:val="0"/>
                <w:numId w:val="8"/>
              </w:numPr>
              <w:tabs>
                <w:tab w:val="left" w:pos="825"/>
              </w:tabs>
              <w:spacing w:before="121"/>
              <w:ind w:right="525"/>
              <w:rPr>
                <w:sz w:val="18"/>
              </w:rPr>
            </w:pPr>
            <w:r>
              <w:rPr>
                <w:sz w:val="18"/>
              </w:rPr>
              <w:t>Extraction</w:t>
            </w:r>
            <w:r>
              <w:rPr>
                <w:spacing w:val="-13"/>
                <w:sz w:val="18"/>
              </w:rPr>
              <w:t xml:space="preserve"> </w:t>
            </w:r>
            <w:r>
              <w:rPr>
                <w:sz w:val="18"/>
              </w:rPr>
              <w:t>and</w:t>
            </w:r>
            <w:r>
              <w:rPr>
                <w:spacing w:val="-13"/>
                <w:sz w:val="18"/>
              </w:rPr>
              <w:t xml:space="preserve"> </w:t>
            </w:r>
            <w:r>
              <w:rPr>
                <w:sz w:val="18"/>
              </w:rPr>
              <w:t>formatting</w:t>
            </w:r>
            <w:r>
              <w:rPr>
                <w:spacing w:val="-13"/>
                <w:sz w:val="18"/>
              </w:rPr>
              <w:t xml:space="preserve"> </w:t>
            </w:r>
            <w:r>
              <w:rPr>
                <w:sz w:val="18"/>
              </w:rPr>
              <w:t>of data to be imported</w:t>
            </w:r>
          </w:p>
        </w:tc>
        <w:tc>
          <w:tcPr>
            <w:tcW w:w="1560" w:type="dxa"/>
          </w:tcPr>
          <w:p w14:paraId="54530739" w14:textId="77777777" w:rsidR="00DA51A5" w:rsidRDefault="00AB654C">
            <w:pPr>
              <w:pStyle w:val="TableParagraph"/>
              <w:spacing w:before="126"/>
              <w:ind w:left="109"/>
              <w:rPr>
                <w:sz w:val="18"/>
              </w:rPr>
            </w:pPr>
            <w:r>
              <w:rPr>
                <w:spacing w:val="-2"/>
                <w:sz w:val="18"/>
              </w:rPr>
              <w:t>Consulted</w:t>
            </w:r>
          </w:p>
        </w:tc>
        <w:tc>
          <w:tcPr>
            <w:tcW w:w="1843" w:type="dxa"/>
          </w:tcPr>
          <w:p w14:paraId="1048F398" w14:textId="77777777" w:rsidR="00DA51A5" w:rsidRDefault="00AB654C">
            <w:pPr>
              <w:pStyle w:val="TableParagraph"/>
              <w:spacing w:before="126"/>
              <w:ind w:left="109"/>
              <w:rPr>
                <w:sz w:val="18"/>
              </w:rPr>
            </w:pPr>
            <w:r>
              <w:rPr>
                <w:spacing w:val="-2"/>
                <w:sz w:val="18"/>
              </w:rPr>
              <w:t>Responsible</w:t>
            </w:r>
          </w:p>
        </w:tc>
      </w:tr>
      <w:tr w:rsidR="00DA51A5" w14:paraId="7FB0B542" w14:textId="77777777">
        <w:trPr>
          <w:trHeight w:val="676"/>
        </w:trPr>
        <w:tc>
          <w:tcPr>
            <w:tcW w:w="2026" w:type="dxa"/>
          </w:tcPr>
          <w:p w14:paraId="304153E5" w14:textId="77777777" w:rsidR="00DA51A5" w:rsidRDefault="00AB654C">
            <w:pPr>
              <w:pStyle w:val="TableParagraph"/>
              <w:spacing w:before="121"/>
              <w:ind w:left="110"/>
              <w:rPr>
                <w:sz w:val="18"/>
              </w:rPr>
            </w:pPr>
            <w:r>
              <w:rPr>
                <w:sz w:val="18"/>
              </w:rPr>
              <w:t>Data</w:t>
            </w:r>
            <w:r>
              <w:rPr>
                <w:spacing w:val="-3"/>
                <w:sz w:val="18"/>
              </w:rPr>
              <w:t xml:space="preserve"> </w:t>
            </w:r>
            <w:r>
              <w:rPr>
                <w:spacing w:val="-2"/>
                <w:sz w:val="18"/>
              </w:rPr>
              <w:t>import</w:t>
            </w:r>
          </w:p>
        </w:tc>
        <w:tc>
          <w:tcPr>
            <w:tcW w:w="3922" w:type="dxa"/>
          </w:tcPr>
          <w:p w14:paraId="553C3448" w14:textId="77777777" w:rsidR="00DA51A5" w:rsidRDefault="00AB654C">
            <w:pPr>
              <w:pStyle w:val="TableParagraph"/>
              <w:numPr>
                <w:ilvl w:val="0"/>
                <w:numId w:val="7"/>
              </w:numPr>
              <w:tabs>
                <w:tab w:val="left" w:pos="825"/>
              </w:tabs>
              <w:spacing w:before="116"/>
              <w:ind w:right="525"/>
              <w:rPr>
                <w:sz w:val="18"/>
              </w:rPr>
            </w:pPr>
            <w:r>
              <w:rPr>
                <w:sz w:val="18"/>
              </w:rPr>
              <w:t>Support for a prioritised one-time initial data import, subject to capacity.</w:t>
            </w:r>
          </w:p>
        </w:tc>
        <w:tc>
          <w:tcPr>
            <w:tcW w:w="1560" w:type="dxa"/>
          </w:tcPr>
          <w:p w14:paraId="01AEA1ED" w14:textId="77777777" w:rsidR="00DA51A5" w:rsidRDefault="00AB654C">
            <w:pPr>
              <w:pStyle w:val="TableParagraph"/>
              <w:spacing w:before="121"/>
              <w:ind w:left="109"/>
              <w:rPr>
                <w:sz w:val="18"/>
              </w:rPr>
            </w:pPr>
            <w:r>
              <w:rPr>
                <w:spacing w:val="-2"/>
                <w:sz w:val="18"/>
              </w:rPr>
              <w:t>Responsible</w:t>
            </w:r>
          </w:p>
        </w:tc>
        <w:tc>
          <w:tcPr>
            <w:tcW w:w="1843" w:type="dxa"/>
          </w:tcPr>
          <w:p w14:paraId="2386A690" w14:textId="77777777" w:rsidR="00DA51A5" w:rsidRDefault="00AB654C">
            <w:pPr>
              <w:pStyle w:val="TableParagraph"/>
              <w:spacing w:before="121"/>
              <w:ind w:left="109"/>
              <w:rPr>
                <w:sz w:val="18"/>
              </w:rPr>
            </w:pPr>
            <w:r>
              <w:rPr>
                <w:spacing w:val="-2"/>
                <w:sz w:val="18"/>
              </w:rPr>
              <w:t>Consulted</w:t>
            </w:r>
          </w:p>
        </w:tc>
      </w:tr>
    </w:tbl>
    <w:p w14:paraId="392698BE" w14:textId="77777777" w:rsidR="00DA51A5" w:rsidRDefault="00DA51A5">
      <w:pPr>
        <w:pStyle w:val="TableParagraph"/>
        <w:rPr>
          <w:sz w:val="18"/>
        </w:rPr>
        <w:sectPr w:rsidR="00DA51A5">
          <w:pgSz w:w="12240" w:h="15840"/>
          <w:pgMar w:top="1040" w:right="360" w:bottom="1500" w:left="1080" w:header="720" w:footer="1304" w:gutter="0"/>
          <w:cols w:space="720"/>
        </w:sectPr>
      </w:pPr>
    </w:p>
    <w:p w14:paraId="18BE7CEE" w14:textId="77777777" w:rsidR="00DA51A5" w:rsidRDefault="00DA51A5">
      <w:pPr>
        <w:pStyle w:val="BodyText"/>
        <w:spacing w:before="85"/>
        <w:rPr>
          <w:b/>
          <w:sz w:val="26"/>
        </w:rPr>
      </w:pPr>
    </w:p>
    <w:p w14:paraId="5ECB6A03" w14:textId="77777777" w:rsidR="00DA51A5" w:rsidRDefault="00AB654C">
      <w:pPr>
        <w:pStyle w:val="Heading3"/>
      </w:pPr>
      <w:bookmarkStart w:id="114" w:name="_Toc242398795"/>
      <w:r>
        <w:rPr>
          <w:color w:val="041A77"/>
        </w:rPr>
        <w:t>Task</w:t>
      </w:r>
      <w:r>
        <w:rPr>
          <w:color w:val="041A77"/>
          <w:spacing w:val="-6"/>
        </w:rPr>
        <w:t xml:space="preserve"> </w:t>
      </w:r>
      <w:r>
        <w:rPr>
          <w:color w:val="041A77"/>
        </w:rPr>
        <w:t>6</w:t>
      </w:r>
      <w:r>
        <w:rPr>
          <w:color w:val="041A77"/>
          <w:spacing w:val="-4"/>
        </w:rPr>
        <w:t xml:space="preserve"> </w:t>
      </w:r>
      <w:r>
        <w:rPr>
          <w:color w:val="041A77"/>
        </w:rPr>
        <w:t>Go-live</w:t>
      </w:r>
      <w:r>
        <w:rPr>
          <w:color w:val="041A77"/>
          <w:spacing w:val="-5"/>
        </w:rPr>
        <w:t xml:space="preserve"> </w:t>
      </w:r>
      <w:r>
        <w:rPr>
          <w:color w:val="041A77"/>
          <w:spacing w:val="-2"/>
        </w:rPr>
        <w:t>support</w:t>
      </w:r>
      <w:bookmarkEnd w:id="114"/>
    </w:p>
    <w:p w14:paraId="3CAECDBB" w14:textId="52BDABF8" w:rsidR="00DA51A5" w:rsidRDefault="00AB654C">
      <w:pPr>
        <w:pStyle w:val="BodyText"/>
        <w:spacing w:before="114"/>
        <w:ind w:left="360" w:right="1127"/>
      </w:pPr>
      <w:r>
        <w:rPr>
          <w:color w:val="000000"/>
        </w:rPr>
        <w:t>Within available Residency Services capacity, Archer will provide on-demand support for agreed go-live activities to investigate and address unexpected issues with Archer configurations, according to jointly agreed priorities.</w:t>
      </w:r>
    </w:p>
    <w:p w14:paraId="19175434" w14:textId="77777777" w:rsidR="00DA51A5" w:rsidRDefault="00DA51A5">
      <w:pPr>
        <w:pStyle w:val="BodyText"/>
        <w:spacing w:before="5"/>
      </w:pPr>
    </w:p>
    <w:p w14:paraId="2F061D7E" w14:textId="77777777" w:rsidR="00DA51A5" w:rsidRDefault="00AB654C">
      <w:pPr>
        <w:pStyle w:val="Heading4"/>
      </w:pPr>
      <w:r>
        <w:t>Task</w:t>
      </w:r>
      <w:r>
        <w:rPr>
          <w:spacing w:val="-11"/>
        </w:rPr>
        <w:t xml:space="preserve"> </w:t>
      </w:r>
      <w:r>
        <w:t>assumptions</w:t>
      </w:r>
      <w:r>
        <w:rPr>
          <w:spacing w:val="-9"/>
        </w:rPr>
        <w:t xml:space="preserve"> </w:t>
      </w:r>
      <w:r>
        <w:t>and</w:t>
      </w:r>
      <w:r>
        <w:rPr>
          <w:spacing w:val="-9"/>
        </w:rPr>
        <w:t xml:space="preserve"> </w:t>
      </w:r>
      <w:r>
        <w:rPr>
          <w:spacing w:val="-2"/>
        </w:rPr>
        <w:t>limitations</w:t>
      </w:r>
    </w:p>
    <w:p w14:paraId="18A63302" w14:textId="26562542" w:rsidR="00DA51A5" w:rsidRDefault="00AB654C">
      <w:pPr>
        <w:pStyle w:val="ListParagraph"/>
        <w:numPr>
          <w:ilvl w:val="0"/>
          <w:numId w:val="23"/>
        </w:numPr>
        <w:tabs>
          <w:tab w:val="left" w:pos="1080"/>
        </w:tabs>
        <w:spacing w:before="239" w:line="237" w:lineRule="auto"/>
        <w:ind w:right="1200"/>
        <w:rPr>
          <w:rFonts w:ascii="Symbol" w:hAnsi="Symbol"/>
          <w:sz w:val="20"/>
        </w:rPr>
      </w:pPr>
      <w:r>
        <w:rPr>
          <w:color w:val="000000"/>
          <w:sz w:val="20"/>
        </w:rPr>
        <w:t xml:space="preserve">Go-live support may be provided remotely by </w:t>
      </w:r>
      <w:r w:rsidR="004824FF">
        <w:rPr>
          <w:color w:val="000000"/>
          <w:sz w:val="20"/>
        </w:rPr>
        <w:t>the</w:t>
      </w:r>
      <w:r>
        <w:rPr>
          <w:color w:val="000000"/>
          <w:sz w:val="20"/>
        </w:rPr>
        <w:t xml:space="preserve"> residency resource during agreed business hours for prioritised go-lives. Requests will be coordinated by priority and severity and are subject to the agreed resident and functional consultant allocations.</w:t>
      </w:r>
    </w:p>
    <w:p w14:paraId="3AFF8B19" w14:textId="77777777" w:rsidR="00DA51A5" w:rsidRDefault="00AB654C">
      <w:pPr>
        <w:pStyle w:val="ListParagraph"/>
        <w:numPr>
          <w:ilvl w:val="0"/>
          <w:numId w:val="23"/>
        </w:numPr>
        <w:tabs>
          <w:tab w:val="left" w:pos="1080"/>
        </w:tabs>
        <w:spacing w:before="6" w:line="237" w:lineRule="auto"/>
        <w:ind w:right="1297"/>
        <w:jc w:val="both"/>
        <w:rPr>
          <w:rFonts w:ascii="Symbol" w:hAnsi="Symbol"/>
          <w:sz w:val="20"/>
        </w:rPr>
      </w:pPr>
      <w:r>
        <w:rPr>
          <w:sz w:val="20"/>
        </w:rPr>
        <w:t>The</w:t>
      </w:r>
      <w:r>
        <w:rPr>
          <w:spacing w:val="-3"/>
          <w:sz w:val="20"/>
        </w:rPr>
        <w:t xml:space="preserve"> </w:t>
      </w:r>
      <w:r>
        <w:rPr>
          <w:sz w:val="20"/>
        </w:rPr>
        <w:t>scope</w:t>
      </w:r>
      <w:r>
        <w:rPr>
          <w:spacing w:val="-3"/>
          <w:sz w:val="20"/>
        </w:rPr>
        <w:t xml:space="preserve"> </w:t>
      </w:r>
      <w:r>
        <w:rPr>
          <w:sz w:val="20"/>
        </w:rPr>
        <w:t>includes</w:t>
      </w:r>
      <w:r>
        <w:rPr>
          <w:spacing w:val="-3"/>
          <w:sz w:val="20"/>
        </w:rPr>
        <w:t xml:space="preserve"> </w:t>
      </w:r>
      <w:r>
        <w:rPr>
          <w:sz w:val="20"/>
        </w:rPr>
        <w:t>second</w:t>
      </w:r>
      <w:r>
        <w:rPr>
          <w:spacing w:val="-3"/>
          <w:sz w:val="20"/>
        </w:rPr>
        <w:t xml:space="preserve"> </w:t>
      </w:r>
      <w:r>
        <w:rPr>
          <w:sz w:val="20"/>
        </w:rPr>
        <w:t>line</w:t>
      </w:r>
      <w:r>
        <w:rPr>
          <w:spacing w:val="-3"/>
          <w:sz w:val="20"/>
        </w:rPr>
        <w:t xml:space="preserve"> </w:t>
      </w:r>
      <w:r>
        <w:rPr>
          <w:sz w:val="20"/>
        </w:rPr>
        <w:t>support</w:t>
      </w:r>
      <w:r>
        <w:rPr>
          <w:spacing w:val="-3"/>
          <w:sz w:val="20"/>
        </w:rPr>
        <w:t xml:space="preserve"> </w:t>
      </w:r>
      <w:r>
        <w:rPr>
          <w:sz w:val="20"/>
        </w:rPr>
        <w:t>to</w:t>
      </w:r>
      <w:r>
        <w:rPr>
          <w:spacing w:val="-3"/>
          <w:sz w:val="20"/>
        </w:rPr>
        <w:t xml:space="preserve"> </w:t>
      </w:r>
      <w:r>
        <w:rPr>
          <w:sz w:val="20"/>
        </w:rPr>
        <w:t>remediate</w:t>
      </w:r>
      <w:r>
        <w:rPr>
          <w:spacing w:val="-3"/>
          <w:sz w:val="20"/>
        </w:rPr>
        <w:t xml:space="preserve"> </w:t>
      </w:r>
      <w:r>
        <w:rPr>
          <w:sz w:val="20"/>
        </w:rPr>
        <w:t>unexpected</w:t>
      </w:r>
      <w:r>
        <w:rPr>
          <w:spacing w:val="-3"/>
          <w:sz w:val="20"/>
        </w:rPr>
        <w:t xml:space="preserve"> </w:t>
      </w:r>
      <w:r>
        <w:rPr>
          <w:sz w:val="20"/>
        </w:rPr>
        <w:t>solution</w:t>
      </w:r>
      <w:r>
        <w:rPr>
          <w:spacing w:val="-3"/>
          <w:sz w:val="20"/>
        </w:rPr>
        <w:t xml:space="preserve"> </w:t>
      </w:r>
      <w:r>
        <w:rPr>
          <w:sz w:val="20"/>
        </w:rPr>
        <w:t>issues,</w:t>
      </w:r>
      <w:r>
        <w:rPr>
          <w:spacing w:val="-3"/>
          <w:sz w:val="20"/>
        </w:rPr>
        <w:t xml:space="preserve"> </w:t>
      </w:r>
      <w:r>
        <w:rPr>
          <w:sz w:val="20"/>
        </w:rPr>
        <w:t>or any</w:t>
      </w:r>
      <w:r>
        <w:rPr>
          <w:spacing w:val="-4"/>
          <w:sz w:val="20"/>
        </w:rPr>
        <w:t xml:space="preserve"> </w:t>
      </w:r>
      <w:r>
        <w:rPr>
          <w:sz w:val="20"/>
        </w:rPr>
        <w:t>queries</w:t>
      </w:r>
      <w:r>
        <w:rPr>
          <w:spacing w:val="-4"/>
          <w:sz w:val="20"/>
        </w:rPr>
        <w:t xml:space="preserve"> </w:t>
      </w:r>
      <w:r>
        <w:rPr>
          <w:sz w:val="20"/>
        </w:rPr>
        <w:t>raised</w:t>
      </w:r>
      <w:r>
        <w:rPr>
          <w:spacing w:val="-5"/>
          <w:sz w:val="20"/>
        </w:rPr>
        <w:t xml:space="preserve"> </w:t>
      </w:r>
      <w:r>
        <w:rPr>
          <w:sz w:val="20"/>
        </w:rPr>
        <w:t>by</w:t>
      </w:r>
      <w:r>
        <w:rPr>
          <w:spacing w:val="-4"/>
          <w:sz w:val="20"/>
        </w:rPr>
        <w:t xml:space="preserve"> </w:t>
      </w:r>
      <w:r>
        <w:rPr>
          <w:sz w:val="20"/>
        </w:rPr>
        <w:t>Handelsbanken’s</w:t>
      </w:r>
      <w:r>
        <w:rPr>
          <w:spacing w:val="-4"/>
          <w:sz w:val="20"/>
        </w:rPr>
        <w:t xml:space="preserve"> </w:t>
      </w:r>
      <w:r>
        <w:rPr>
          <w:sz w:val="20"/>
        </w:rPr>
        <w:t>solution</w:t>
      </w:r>
      <w:r>
        <w:rPr>
          <w:spacing w:val="-5"/>
          <w:sz w:val="20"/>
        </w:rPr>
        <w:t xml:space="preserve"> </w:t>
      </w:r>
      <w:r>
        <w:rPr>
          <w:sz w:val="20"/>
        </w:rPr>
        <w:t>administrators.</w:t>
      </w:r>
      <w:r>
        <w:rPr>
          <w:spacing w:val="-4"/>
          <w:sz w:val="20"/>
        </w:rPr>
        <w:t xml:space="preserve"> </w:t>
      </w:r>
      <w:r>
        <w:rPr>
          <w:sz w:val="20"/>
        </w:rPr>
        <w:t>End-user</w:t>
      </w:r>
      <w:r>
        <w:rPr>
          <w:spacing w:val="-4"/>
          <w:sz w:val="20"/>
        </w:rPr>
        <w:t xml:space="preserve"> </w:t>
      </w:r>
      <w:r>
        <w:rPr>
          <w:sz w:val="20"/>
        </w:rPr>
        <w:t>support</w:t>
      </w:r>
      <w:r>
        <w:rPr>
          <w:spacing w:val="-4"/>
          <w:sz w:val="20"/>
        </w:rPr>
        <w:t xml:space="preserve"> </w:t>
      </w:r>
      <w:r>
        <w:rPr>
          <w:sz w:val="20"/>
        </w:rPr>
        <w:t>is out of scope.</w:t>
      </w:r>
    </w:p>
    <w:p w14:paraId="788820D6" w14:textId="77777777" w:rsidR="00DA51A5" w:rsidRDefault="00AB654C">
      <w:pPr>
        <w:pStyle w:val="ListParagraph"/>
        <w:numPr>
          <w:ilvl w:val="0"/>
          <w:numId w:val="23"/>
        </w:numPr>
        <w:tabs>
          <w:tab w:val="left" w:pos="1080"/>
        </w:tabs>
        <w:spacing w:before="7" w:line="235" w:lineRule="auto"/>
        <w:ind w:right="2057"/>
        <w:jc w:val="both"/>
        <w:rPr>
          <w:rFonts w:ascii="Symbol" w:hAnsi="Symbol"/>
          <w:sz w:val="20"/>
        </w:rPr>
      </w:pPr>
      <w:r>
        <w:rPr>
          <w:sz w:val="20"/>
        </w:rPr>
        <w:t>Archer</w:t>
      </w:r>
      <w:r>
        <w:rPr>
          <w:spacing w:val="-3"/>
          <w:sz w:val="20"/>
        </w:rPr>
        <w:t xml:space="preserve"> </w:t>
      </w:r>
      <w:r>
        <w:rPr>
          <w:sz w:val="20"/>
        </w:rPr>
        <w:t>platform</w:t>
      </w:r>
      <w:r>
        <w:rPr>
          <w:spacing w:val="-4"/>
          <w:sz w:val="20"/>
        </w:rPr>
        <w:t xml:space="preserve"> </w:t>
      </w:r>
      <w:r>
        <w:rPr>
          <w:sz w:val="20"/>
        </w:rPr>
        <w:t>support</w:t>
      </w:r>
      <w:r>
        <w:rPr>
          <w:spacing w:val="-3"/>
          <w:sz w:val="20"/>
        </w:rPr>
        <w:t xml:space="preserve"> </w:t>
      </w:r>
      <w:r>
        <w:rPr>
          <w:sz w:val="20"/>
        </w:rPr>
        <w:t>will</w:t>
      </w:r>
      <w:r>
        <w:rPr>
          <w:spacing w:val="-3"/>
          <w:sz w:val="20"/>
        </w:rPr>
        <w:t xml:space="preserve"> </w:t>
      </w:r>
      <w:r>
        <w:rPr>
          <w:sz w:val="20"/>
        </w:rPr>
        <w:t>be</w:t>
      </w:r>
      <w:r>
        <w:rPr>
          <w:spacing w:val="-3"/>
          <w:sz w:val="20"/>
        </w:rPr>
        <w:t xml:space="preserve"> </w:t>
      </w:r>
      <w:r>
        <w:rPr>
          <w:sz w:val="20"/>
        </w:rPr>
        <w:t>managed</w:t>
      </w:r>
      <w:r>
        <w:rPr>
          <w:spacing w:val="-3"/>
          <w:sz w:val="20"/>
        </w:rPr>
        <w:t xml:space="preserve"> </w:t>
      </w:r>
      <w:r>
        <w:rPr>
          <w:sz w:val="20"/>
        </w:rPr>
        <w:t>by</w:t>
      </w:r>
      <w:r>
        <w:rPr>
          <w:spacing w:val="-3"/>
          <w:sz w:val="20"/>
        </w:rPr>
        <w:t xml:space="preserve"> </w:t>
      </w:r>
      <w:r>
        <w:rPr>
          <w:sz w:val="20"/>
        </w:rPr>
        <w:t>Archer</w:t>
      </w:r>
      <w:r>
        <w:rPr>
          <w:spacing w:val="-3"/>
          <w:sz w:val="20"/>
        </w:rPr>
        <w:t xml:space="preserve"> </w:t>
      </w:r>
      <w:r>
        <w:rPr>
          <w:sz w:val="20"/>
        </w:rPr>
        <w:t>technical</w:t>
      </w:r>
      <w:r>
        <w:rPr>
          <w:spacing w:val="-3"/>
          <w:sz w:val="20"/>
        </w:rPr>
        <w:t xml:space="preserve"> </w:t>
      </w:r>
      <w:r>
        <w:rPr>
          <w:sz w:val="20"/>
        </w:rPr>
        <w:t>support</w:t>
      </w:r>
      <w:r>
        <w:rPr>
          <w:spacing w:val="-3"/>
          <w:sz w:val="20"/>
        </w:rPr>
        <w:t xml:space="preserve"> </w:t>
      </w:r>
      <w:r>
        <w:rPr>
          <w:sz w:val="20"/>
        </w:rPr>
        <w:t>as</w:t>
      </w:r>
      <w:r>
        <w:rPr>
          <w:spacing w:val="-3"/>
          <w:sz w:val="20"/>
        </w:rPr>
        <w:t xml:space="preserve"> </w:t>
      </w:r>
      <w:r>
        <w:rPr>
          <w:sz w:val="20"/>
        </w:rPr>
        <w:t>per maintenance and support contract.</w:t>
      </w:r>
    </w:p>
    <w:p w14:paraId="19609B05" w14:textId="77777777" w:rsidR="00DA51A5" w:rsidRDefault="00AB654C">
      <w:pPr>
        <w:pStyle w:val="ListParagraph"/>
        <w:numPr>
          <w:ilvl w:val="0"/>
          <w:numId w:val="23"/>
        </w:numPr>
        <w:tabs>
          <w:tab w:val="left" w:pos="1079"/>
        </w:tabs>
        <w:spacing w:before="3" w:line="245" w:lineRule="exact"/>
        <w:ind w:left="1079" w:hanging="359"/>
        <w:jc w:val="both"/>
        <w:rPr>
          <w:rFonts w:ascii="Symbol" w:hAnsi="Symbol"/>
          <w:sz w:val="20"/>
        </w:rPr>
      </w:pPr>
      <w:r>
        <w:rPr>
          <w:sz w:val="20"/>
        </w:rPr>
        <w:t>The</w:t>
      </w:r>
      <w:r>
        <w:rPr>
          <w:spacing w:val="-9"/>
          <w:sz w:val="20"/>
        </w:rPr>
        <w:t xml:space="preserve"> </w:t>
      </w:r>
      <w:r>
        <w:rPr>
          <w:sz w:val="20"/>
        </w:rPr>
        <w:t>support</w:t>
      </w:r>
      <w:r>
        <w:rPr>
          <w:spacing w:val="-7"/>
          <w:sz w:val="20"/>
        </w:rPr>
        <w:t xml:space="preserve"> </w:t>
      </w:r>
      <w:r>
        <w:rPr>
          <w:sz w:val="20"/>
        </w:rPr>
        <w:t>will</w:t>
      </w:r>
      <w:r>
        <w:rPr>
          <w:spacing w:val="-6"/>
          <w:sz w:val="20"/>
        </w:rPr>
        <w:t xml:space="preserve"> </w:t>
      </w:r>
      <w:r>
        <w:rPr>
          <w:sz w:val="20"/>
        </w:rPr>
        <w:t>be</w:t>
      </w:r>
      <w:r>
        <w:rPr>
          <w:spacing w:val="-7"/>
          <w:sz w:val="20"/>
        </w:rPr>
        <w:t xml:space="preserve"> </w:t>
      </w:r>
      <w:r>
        <w:rPr>
          <w:sz w:val="20"/>
        </w:rPr>
        <w:t>provided</w:t>
      </w:r>
      <w:r>
        <w:rPr>
          <w:spacing w:val="-7"/>
          <w:sz w:val="20"/>
        </w:rPr>
        <w:t xml:space="preserve"> </w:t>
      </w:r>
      <w:r>
        <w:rPr>
          <w:sz w:val="20"/>
        </w:rPr>
        <w:t>remotely</w:t>
      </w:r>
      <w:r>
        <w:rPr>
          <w:spacing w:val="-6"/>
          <w:sz w:val="20"/>
        </w:rPr>
        <w:t xml:space="preserve"> </w:t>
      </w:r>
      <w:r>
        <w:rPr>
          <w:sz w:val="20"/>
        </w:rPr>
        <w:t>during</w:t>
      </w:r>
      <w:r>
        <w:rPr>
          <w:spacing w:val="-7"/>
          <w:sz w:val="20"/>
        </w:rPr>
        <w:t xml:space="preserve"> </w:t>
      </w:r>
      <w:r>
        <w:rPr>
          <w:sz w:val="20"/>
        </w:rPr>
        <w:t>office</w:t>
      </w:r>
      <w:r>
        <w:rPr>
          <w:spacing w:val="-6"/>
          <w:sz w:val="20"/>
        </w:rPr>
        <w:t xml:space="preserve"> </w:t>
      </w:r>
      <w:r>
        <w:rPr>
          <w:spacing w:val="-2"/>
          <w:sz w:val="20"/>
        </w:rPr>
        <w:t>hours.</w:t>
      </w:r>
    </w:p>
    <w:p w14:paraId="2A27CA3C" w14:textId="77777777" w:rsidR="00DA51A5" w:rsidRDefault="00AB654C">
      <w:pPr>
        <w:pStyle w:val="ListParagraph"/>
        <w:numPr>
          <w:ilvl w:val="0"/>
          <w:numId w:val="23"/>
        </w:numPr>
        <w:tabs>
          <w:tab w:val="left" w:pos="1080"/>
        </w:tabs>
        <w:ind w:right="1255"/>
        <w:jc w:val="both"/>
        <w:rPr>
          <w:rFonts w:ascii="Symbol" w:hAnsi="Symbol"/>
          <w:sz w:val="20"/>
        </w:rPr>
      </w:pPr>
      <w:r>
        <w:rPr>
          <w:sz w:val="20"/>
        </w:rPr>
        <w:t>Handelsbanken</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responsible</w:t>
      </w:r>
      <w:r>
        <w:rPr>
          <w:spacing w:val="-4"/>
          <w:sz w:val="20"/>
        </w:rPr>
        <w:t xml:space="preserve"> </w:t>
      </w:r>
      <w:r>
        <w:rPr>
          <w:sz w:val="20"/>
        </w:rPr>
        <w:t>for</w:t>
      </w:r>
      <w:r>
        <w:rPr>
          <w:spacing w:val="-4"/>
          <w:sz w:val="20"/>
        </w:rPr>
        <w:t xml:space="preserve"> </w:t>
      </w:r>
      <w:r>
        <w:rPr>
          <w:sz w:val="20"/>
        </w:rPr>
        <w:t>remediating</w:t>
      </w:r>
      <w:r>
        <w:rPr>
          <w:spacing w:val="-5"/>
          <w:sz w:val="20"/>
        </w:rPr>
        <w:t xml:space="preserve"> </w:t>
      </w:r>
      <w:r>
        <w:rPr>
          <w:sz w:val="20"/>
        </w:rPr>
        <w:t>any</w:t>
      </w:r>
      <w:r>
        <w:rPr>
          <w:spacing w:val="-4"/>
          <w:sz w:val="20"/>
        </w:rPr>
        <w:t xml:space="preserve"> </w:t>
      </w:r>
      <w:r>
        <w:rPr>
          <w:sz w:val="20"/>
        </w:rPr>
        <w:t>customer</w:t>
      </w:r>
      <w:r>
        <w:rPr>
          <w:spacing w:val="-4"/>
          <w:sz w:val="20"/>
        </w:rPr>
        <w:t xml:space="preserve"> </w:t>
      </w:r>
      <w:r>
        <w:rPr>
          <w:sz w:val="20"/>
        </w:rPr>
        <w:t>data</w:t>
      </w:r>
      <w:r>
        <w:rPr>
          <w:spacing w:val="-4"/>
          <w:sz w:val="20"/>
        </w:rPr>
        <w:t xml:space="preserve"> </w:t>
      </w:r>
      <w:r>
        <w:rPr>
          <w:sz w:val="20"/>
        </w:rPr>
        <w:t>quality</w:t>
      </w:r>
      <w:r>
        <w:rPr>
          <w:spacing w:val="-4"/>
          <w:sz w:val="20"/>
        </w:rPr>
        <w:t xml:space="preserve"> </w:t>
      </w:r>
      <w:r>
        <w:rPr>
          <w:sz w:val="20"/>
        </w:rPr>
        <w:t>issues with imported data.</w:t>
      </w:r>
    </w:p>
    <w:p w14:paraId="53863B35" w14:textId="77777777" w:rsidR="00DA51A5" w:rsidRDefault="00AB654C">
      <w:pPr>
        <w:pStyle w:val="Heading4"/>
        <w:spacing w:before="236"/>
      </w:pPr>
      <w:del w:id="115" w:author="Joanne Gregson" w:date="2026-10-09T16:59:00Z" w16du:dateUtc="2026-10-09T15:59:00Z">
        <w:r w:rsidDel="00834D4F">
          <w:rPr>
            <w:color w:val="000000"/>
          </w:rPr>
          <w:delText>Potential</w:delText>
        </w:r>
      </w:del>
      <w:r>
        <w:rPr>
          <w:color w:val="000000"/>
        </w:rPr>
        <w:t xml:space="preserve"> residency outputs and responsibilities (subject to agreed priorities and available capacity)</w:t>
      </w:r>
    </w:p>
    <w:p w14:paraId="5F9A512B" w14:textId="77777777" w:rsidR="00DA51A5" w:rsidRDefault="00DA51A5">
      <w:pPr>
        <w:pStyle w:val="BodyText"/>
        <w:spacing w:before="3"/>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3783"/>
        <w:gridCol w:w="1700"/>
        <w:gridCol w:w="1844"/>
      </w:tblGrid>
      <w:tr w:rsidR="00DA51A5" w14:paraId="5125DC68" w14:textId="77777777">
        <w:trPr>
          <w:trHeight w:val="412"/>
        </w:trPr>
        <w:tc>
          <w:tcPr>
            <w:tcW w:w="2026" w:type="dxa"/>
            <w:shd w:val="clear" w:color="auto" w:fill="0A3877"/>
          </w:tcPr>
          <w:p w14:paraId="3E28D48F" w14:textId="77777777" w:rsidR="00DA51A5" w:rsidRDefault="00AB654C">
            <w:pPr>
              <w:pStyle w:val="TableParagraph"/>
              <w:spacing w:before="97"/>
              <w:ind w:left="110"/>
              <w:rPr>
                <w:b/>
                <w:sz w:val="18"/>
              </w:rPr>
            </w:pPr>
            <w:r>
              <w:rPr>
                <w:b/>
                <w:color w:val="FFFFFF"/>
                <w:spacing w:val="-2"/>
                <w:sz w:val="18"/>
              </w:rPr>
              <w:t>Deliverable</w:t>
            </w:r>
          </w:p>
        </w:tc>
        <w:tc>
          <w:tcPr>
            <w:tcW w:w="3783" w:type="dxa"/>
            <w:shd w:val="clear" w:color="auto" w:fill="0A3877"/>
          </w:tcPr>
          <w:p w14:paraId="3F6F480B" w14:textId="77777777" w:rsidR="00DA51A5" w:rsidRDefault="00AB654C">
            <w:pPr>
              <w:pStyle w:val="TableParagraph"/>
              <w:spacing w:before="97"/>
              <w:ind w:left="105"/>
              <w:rPr>
                <w:b/>
                <w:sz w:val="18"/>
              </w:rPr>
            </w:pPr>
            <w:r>
              <w:rPr>
                <w:b/>
                <w:color w:val="FFFFFF"/>
                <w:spacing w:val="-2"/>
                <w:sz w:val="18"/>
              </w:rPr>
              <w:t>Description</w:t>
            </w:r>
          </w:p>
        </w:tc>
        <w:tc>
          <w:tcPr>
            <w:tcW w:w="1700" w:type="dxa"/>
            <w:shd w:val="clear" w:color="auto" w:fill="0A3877"/>
          </w:tcPr>
          <w:p w14:paraId="2B2B9C86" w14:textId="77777777" w:rsidR="00DA51A5" w:rsidRDefault="00AB654C">
            <w:pPr>
              <w:pStyle w:val="TableParagraph"/>
              <w:spacing w:before="97"/>
              <w:ind w:left="104"/>
              <w:rPr>
                <w:b/>
                <w:sz w:val="18"/>
              </w:rPr>
            </w:pPr>
            <w:r>
              <w:rPr>
                <w:b/>
                <w:color w:val="FFFFFF"/>
                <w:spacing w:val="-2"/>
                <w:sz w:val="18"/>
              </w:rPr>
              <w:t>ARCHER</w:t>
            </w:r>
          </w:p>
        </w:tc>
        <w:tc>
          <w:tcPr>
            <w:tcW w:w="1844" w:type="dxa"/>
            <w:shd w:val="clear" w:color="auto" w:fill="0A3877"/>
          </w:tcPr>
          <w:p w14:paraId="432081F1" w14:textId="77777777" w:rsidR="00DA51A5" w:rsidRDefault="00AB654C">
            <w:pPr>
              <w:pStyle w:val="TableParagraph"/>
              <w:spacing w:before="97"/>
              <w:ind w:left="108"/>
              <w:rPr>
                <w:b/>
                <w:sz w:val="18"/>
              </w:rPr>
            </w:pPr>
            <w:r>
              <w:rPr>
                <w:b/>
                <w:color w:val="FFFFFF"/>
                <w:spacing w:val="-2"/>
                <w:sz w:val="18"/>
              </w:rPr>
              <w:t>Handelsbanken</w:t>
            </w:r>
          </w:p>
        </w:tc>
      </w:tr>
      <w:tr w:rsidR="00DA51A5" w14:paraId="4813DC71" w14:textId="77777777">
        <w:trPr>
          <w:trHeight w:val="897"/>
        </w:trPr>
        <w:tc>
          <w:tcPr>
            <w:tcW w:w="2026" w:type="dxa"/>
          </w:tcPr>
          <w:p w14:paraId="3485642A" w14:textId="77777777" w:rsidR="00DA51A5" w:rsidRDefault="00AB654C">
            <w:pPr>
              <w:pStyle w:val="TableParagraph"/>
              <w:spacing w:before="121"/>
              <w:ind w:left="110"/>
              <w:rPr>
                <w:sz w:val="18"/>
              </w:rPr>
            </w:pPr>
            <w:r>
              <w:rPr>
                <w:sz w:val="18"/>
              </w:rPr>
              <w:t>Go-live</w:t>
            </w:r>
            <w:r>
              <w:rPr>
                <w:spacing w:val="-6"/>
                <w:sz w:val="18"/>
              </w:rPr>
              <w:t xml:space="preserve"> </w:t>
            </w:r>
            <w:r>
              <w:rPr>
                <w:spacing w:val="-2"/>
                <w:sz w:val="18"/>
              </w:rPr>
              <w:t>support</w:t>
            </w:r>
          </w:p>
        </w:tc>
        <w:tc>
          <w:tcPr>
            <w:tcW w:w="3783" w:type="dxa"/>
          </w:tcPr>
          <w:p w14:paraId="7C6065B0" w14:textId="502B414F" w:rsidR="00DA51A5" w:rsidRDefault="00D27CEB">
            <w:pPr>
              <w:pStyle w:val="TableParagraph"/>
              <w:numPr>
                <w:ilvl w:val="0"/>
                <w:numId w:val="6"/>
              </w:numPr>
              <w:tabs>
                <w:tab w:val="left" w:pos="825"/>
              </w:tabs>
              <w:spacing w:before="116" w:line="242" w:lineRule="auto"/>
              <w:ind w:right="96"/>
              <w:rPr>
                <w:sz w:val="18"/>
              </w:rPr>
            </w:pPr>
            <w:r>
              <w:rPr>
                <w:sz w:val="18"/>
              </w:rPr>
              <w:t>Prioritised on-demand go-live assistance within available residency capacity</w:t>
            </w:r>
          </w:p>
        </w:tc>
        <w:tc>
          <w:tcPr>
            <w:tcW w:w="1700" w:type="dxa"/>
          </w:tcPr>
          <w:p w14:paraId="192A0741" w14:textId="77777777" w:rsidR="00DA51A5" w:rsidRDefault="00AB654C">
            <w:pPr>
              <w:pStyle w:val="TableParagraph"/>
              <w:spacing w:before="121"/>
              <w:ind w:left="104"/>
              <w:rPr>
                <w:sz w:val="18"/>
              </w:rPr>
            </w:pPr>
            <w:r>
              <w:rPr>
                <w:spacing w:val="-2"/>
                <w:sz w:val="18"/>
              </w:rPr>
              <w:t>Responsible</w:t>
            </w:r>
          </w:p>
        </w:tc>
        <w:tc>
          <w:tcPr>
            <w:tcW w:w="1844" w:type="dxa"/>
          </w:tcPr>
          <w:p w14:paraId="7C64F4E4" w14:textId="77777777" w:rsidR="00DA51A5" w:rsidRDefault="00AB654C">
            <w:pPr>
              <w:pStyle w:val="TableParagraph"/>
              <w:spacing w:before="121"/>
              <w:ind w:left="108"/>
              <w:rPr>
                <w:sz w:val="18"/>
              </w:rPr>
            </w:pPr>
            <w:r>
              <w:rPr>
                <w:spacing w:val="-2"/>
                <w:sz w:val="18"/>
              </w:rPr>
              <w:t>Informed</w:t>
            </w:r>
          </w:p>
        </w:tc>
      </w:tr>
    </w:tbl>
    <w:p w14:paraId="3CFCC094" w14:textId="77777777" w:rsidR="00DA51A5" w:rsidRDefault="00DA51A5">
      <w:pPr>
        <w:pStyle w:val="TableParagraph"/>
        <w:rPr>
          <w:sz w:val="18"/>
        </w:rPr>
        <w:sectPr w:rsidR="00DA51A5">
          <w:pgSz w:w="12240" w:h="15840"/>
          <w:pgMar w:top="1040" w:right="360" w:bottom="1500" w:left="1080" w:header="720" w:footer="1304" w:gutter="0"/>
          <w:cols w:space="720"/>
        </w:sectPr>
      </w:pPr>
    </w:p>
    <w:p w14:paraId="4774CC53" w14:textId="77777777" w:rsidR="00DA51A5" w:rsidRDefault="00DA51A5">
      <w:pPr>
        <w:pStyle w:val="BodyText"/>
        <w:spacing w:before="85"/>
        <w:rPr>
          <w:b/>
          <w:sz w:val="26"/>
        </w:rPr>
      </w:pPr>
    </w:p>
    <w:p w14:paraId="66CF6ED5" w14:textId="77777777" w:rsidR="00DA51A5" w:rsidRDefault="00AB654C">
      <w:pPr>
        <w:pStyle w:val="Heading3"/>
      </w:pPr>
      <w:bookmarkStart w:id="116" w:name="_Toc242398796"/>
      <w:r>
        <w:rPr>
          <w:color w:val="041A77"/>
        </w:rPr>
        <w:t>Task</w:t>
      </w:r>
      <w:r>
        <w:rPr>
          <w:color w:val="041A77"/>
          <w:spacing w:val="-4"/>
        </w:rPr>
        <w:t xml:space="preserve"> </w:t>
      </w:r>
      <w:r>
        <w:rPr>
          <w:color w:val="041A77"/>
        </w:rPr>
        <w:t>7</w:t>
      </w:r>
      <w:r>
        <w:rPr>
          <w:color w:val="041A77"/>
          <w:spacing w:val="-2"/>
        </w:rPr>
        <w:t xml:space="preserve"> Handover</w:t>
      </w:r>
      <w:bookmarkEnd w:id="116"/>
    </w:p>
    <w:p w14:paraId="3EDBC3AF" w14:textId="5ECD5279" w:rsidR="00DA51A5" w:rsidRDefault="00AB654C">
      <w:pPr>
        <w:pStyle w:val="BodyText"/>
        <w:spacing w:before="114"/>
        <w:ind w:left="360" w:right="1080"/>
      </w:pPr>
      <w:r>
        <w:rPr>
          <w:color w:val="000000"/>
        </w:rPr>
        <w:t>As part of the Residency Services, Archer will provide knowledge transfer for prioritised configurations, including demonstrations of relevant operations in Handelsbanken’s environment. Archer and Handelsbanken will jointly schedule sessions within available residency capacity.</w:t>
      </w:r>
    </w:p>
    <w:p w14:paraId="0FEEF668" w14:textId="77777777" w:rsidR="00DA51A5" w:rsidRDefault="00DA51A5">
      <w:pPr>
        <w:pStyle w:val="BodyText"/>
        <w:spacing w:before="65"/>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6"/>
        <w:gridCol w:w="3826"/>
        <w:gridCol w:w="3260"/>
      </w:tblGrid>
      <w:tr w:rsidR="00DA51A5" w14:paraId="5978F046" w14:textId="77777777">
        <w:trPr>
          <w:trHeight w:val="470"/>
        </w:trPr>
        <w:tc>
          <w:tcPr>
            <w:tcW w:w="2266" w:type="dxa"/>
            <w:tcBorders>
              <w:top w:val="nil"/>
              <w:left w:val="nil"/>
              <w:right w:val="single" w:sz="4" w:space="0" w:color="FFFFFF"/>
            </w:tcBorders>
            <w:shd w:val="clear" w:color="auto" w:fill="0A3877"/>
          </w:tcPr>
          <w:p w14:paraId="5D6FA17C" w14:textId="77777777" w:rsidR="00DA51A5" w:rsidRDefault="00AB654C">
            <w:pPr>
              <w:pStyle w:val="TableParagraph"/>
              <w:spacing w:before="126"/>
              <w:ind w:left="115"/>
              <w:rPr>
                <w:b/>
                <w:sz w:val="18"/>
              </w:rPr>
            </w:pPr>
            <w:r>
              <w:rPr>
                <w:b/>
                <w:color w:val="FFFFFF"/>
                <w:spacing w:val="-2"/>
                <w:sz w:val="18"/>
              </w:rPr>
              <w:t>Session</w:t>
            </w:r>
          </w:p>
        </w:tc>
        <w:tc>
          <w:tcPr>
            <w:tcW w:w="3826" w:type="dxa"/>
            <w:tcBorders>
              <w:top w:val="nil"/>
              <w:left w:val="single" w:sz="4" w:space="0" w:color="FFFFFF"/>
              <w:right w:val="single" w:sz="4" w:space="0" w:color="FFFFFF"/>
            </w:tcBorders>
            <w:shd w:val="clear" w:color="auto" w:fill="0A3877"/>
          </w:tcPr>
          <w:p w14:paraId="1E930A9C" w14:textId="77777777" w:rsidR="00DA51A5" w:rsidRDefault="00AB654C">
            <w:pPr>
              <w:pStyle w:val="TableParagraph"/>
              <w:spacing w:before="126"/>
              <w:ind w:left="105"/>
              <w:rPr>
                <w:b/>
                <w:sz w:val="18"/>
              </w:rPr>
            </w:pPr>
            <w:r>
              <w:rPr>
                <w:b/>
                <w:color w:val="FFFFFF"/>
                <w:spacing w:val="-2"/>
                <w:sz w:val="18"/>
              </w:rPr>
              <w:t>Description</w:t>
            </w:r>
          </w:p>
        </w:tc>
        <w:tc>
          <w:tcPr>
            <w:tcW w:w="3260" w:type="dxa"/>
            <w:tcBorders>
              <w:top w:val="nil"/>
              <w:left w:val="single" w:sz="4" w:space="0" w:color="FFFFFF"/>
              <w:right w:val="nil"/>
            </w:tcBorders>
            <w:shd w:val="clear" w:color="auto" w:fill="0A3877"/>
          </w:tcPr>
          <w:p w14:paraId="0A0AC01E" w14:textId="77777777" w:rsidR="00DA51A5" w:rsidRDefault="00AB654C">
            <w:pPr>
              <w:pStyle w:val="TableParagraph"/>
              <w:spacing w:before="126"/>
              <w:ind w:left="104"/>
              <w:rPr>
                <w:b/>
                <w:sz w:val="18"/>
              </w:rPr>
            </w:pPr>
            <w:r>
              <w:rPr>
                <w:b/>
                <w:color w:val="FFFFFF"/>
                <w:sz w:val="18"/>
              </w:rPr>
              <w:t>#</w:t>
            </w:r>
            <w:r>
              <w:rPr>
                <w:b/>
                <w:color w:val="FFFFFF"/>
                <w:spacing w:val="-3"/>
                <w:sz w:val="18"/>
              </w:rPr>
              <w:t xml:space="preserve"> </w:t>
            </w:r>
            <w:r>
              <w:rPr>
                <w:b/>
                <w:color w:val="FFFFFF"/>
                <w:sz w:val="18"/>
              </w:rPr>
              <w:t>Of</w:t>
            </w:r>
            <w:r>
              <w:rPr>
                <w:b/>
                <w:color w:val="FFFFFF"/>
                <w:spacing w:val="-1"/>
                <w:sz w:val="18"/>
              </w:rPr>
              <w:t xml:space="preserve"> </w:t>
            </w:r>
            <w:r>
              <w:rPr>
                <w:b/>
                <w:color w:val="FFFFFF"/>
                <w:spacing w:val="-2"/>
                <w:sz w:val="18"/>
              </w:rPr>
              <w:t>sessions</w:t>
            </w:r>
          </w:p>
        </w:tc>
      </w:tr>
      <w:tr w:rsidR="00DA51A5" w14:paraId="232E8F2B" w14:textId="77777777">
        <w:trPr>
          <w:trHeight w:val="954"/>
        </w:trPr>
        <w:tc>
          <w:tcPr>
            <w:tcW w:w="2266" w:type="dxa"/>
          </w:tcPr>
          <w:p w14:paraId="0FA6A22C" w14:textId="77777777" w:rsidR="00DA51A5" w:rsidRDefault="00DA51A5">
            <w:pPr>
              <w:pStyle w:val="TableParagraph"/>
              <w:spacing w:before="152"/>
              <w:rPr>
                <w:sz w:val="18"/>
              </w:rPr>
            </w:pPr>
          </w:p>
          <w:p w14:paraId="06A82550" w14:textId="77777777" w:rsidR="00DA51A5" w:rsidRDefault="00AB654C">
            <w:pPr>
              <w:pStyle w:val="TableParagraph"/>
              <w:ind w:left="110"/>
              <w:rPr>
                <w:sz w:val="18"/>
              </w:rPr>
            </w:pPr>
            <w:r>
              <w:rPr>
                <w:spacing w:val="-2"/>
                <w:sz w:val="18"/>
              </w:rPr>
              <w:t>Administrators</w:t>
            </w:r>
          </w:p>
        </w:tc>
        <w:tc>
          <w:tcPr>
            <w:tcW w:w="3826" w:type="dxa"/>
          </w:tcPr>
          <w:p w14:paraId="7BAC31CB" w14:textId="77777777" w:rsidR="00DA51A5" w:rsidRDefault="00AB654C">
            <w:pPr>
              <w:pStyle w:val="TableParagraph"/>
              <w:numPr>
                <w:ilvl w:val="0"/>
                <w:numId w:val="5"/>
              </w:numPr>
              <w:tabs>
                <w:tab w:val="left" w:pos="825"/>
              </w:tabs>
              <w:spacing w:before="152" w:line="237" w:lineRule="auto"/>
              <w:ind w:right="328"/>
              <w:rPr>
                <w:sz w:val="18"/>
              </w:rPr>
            </w:pPr>
            <w:commentRangeStart w:id="117"/>
            <w:r>
              <w:rPr>
                <w:sz w:val="18"/>
              </w:rPr>
              <w:t>Technical</w:t>
            </w:r>
            <w:r>
              <w:rPr>
                <w:spacing w:val="-16"/>
                <w:sz w:val="18"/>
              </w:rPr>
              <w:t xml:space="preserve"> </w:t>
            </w:r>
            <w:r>
              <w:rPr>
                <w:sz w:val="18"/>
              </w:rPr>
              <w:t>demonstration</w:t>
            </w:r>
            <w:r>
              <w:rPr>
                <w:spacing w:val="-16"/>
                <w:sz w:val="18"/>
              </w:rPr>
              <w:t xml:space="preserve"> </w:t>
            </w:r>
            <w:r>
              <w:rPr>
                <w:sz w:val="18"/>
              </w:rPr>
              <w:t xml:space="preserve">with Handelsbanken’s solution </w:t>
            </w:r>
            <w:r>
              <w:rPr>
                <w:spacing w:val="-2"/>
                <w:sz w:val="18"/>
              </w:rPr>
              <w:t>administrators</w:t>
            </w:r>
            <w:commentRangeEnd w:id="117"/>
            <w:r w:rsidR="000D5704">
              <w:rPr>
                <w:rStyle w:val="CommentReference"/>
                <w:sz w:val="18"/>
                <w:szCs w:val="22"/>
              </w:rPr>
              <w:commentReference w:id="117"/>
            </w:r>
          </w:p>
        </w:tc>
        <w:tc>
          <w:tcPr>
            <w:tcW w:w="3260" w:type="dxa"/>
          </w:tcPr>
          <w:p w14:paraId="17FF40BE" w14:textId="77777777" w:rsidR="00DA51A5" w:rsidRDefault="00DA51A5">
            <w:pPr>
              <w:pStyle w:val="TableParagraph"/>
              <w:spacing w:before="152"/>
              <w:rPr>
                <w:sz w:val="18"/>
              </w:rPr>
            </w:pPr>
          </w:p>
          <w:p w14:paraId="36638693" w14:textId="77777777" w:rsidR="00DA51A5" w:rsidRDefault="00AB654C">
            <w:pPr>
              <w:pStyle w:val="TableParagraph"/>
              <w:ind w:left="104"/>
              <w:rPr>
                <w:sz w:val="18"/>
              </w:rPr>
            </w:pPr>
            <w:r>
              <w:rPr>
                <w:sz w:val="18"/>
              </w:rPr>
              <w:t>Indicatively 1 session up to 4 hours, scheduled within residency capacity.</w:t>
            </w:r>
          </w:p>
        </w:tc>
      </w:tr>
    </w:tbl>
    <w:p w14:paraId="4C372F53" w14:textId="77777777" w:rsidR="00DA51A5" w:rsidRDefault="00DA51A5">
      <w:pPr>
        <w:pStyle w:val="BodyText"/>
        <w:spacing w:before="3"/>
      </w:pPr>
    </w:p>
    <w:p w14:paraId="7C1F60A9" w14:textId="6F608C26" w:rsidR="00DA51A5" w:rsidRDefault="00AB654C">
      <w:pPr>
        <w:ind w:left="360" w:right="1188"/>
        <w:rPr>
          <w:i/>
          <w:sz w:val="20"/>
        </w:rPr>
      </w:pPr>
      <w:r>
        <w:rPr>
          <w:i/>
          <w:color w:val="000000"/>
          <w:sz w:val="20"/>
        </w:rPr>
        <w:t>Note: Knowledge transfer may include demonstration of architecture, configuration and integration for prioritised residency activities in Handelsbanken’s environment. It is not a substitute for formal product training. The parties may agree further sessions as priorities and residency capacity allow.</w:t>
      </w:r>
    </w:p>
    <w:p w14:paraId="5ACC279B" w14:textId="77777777" w:rsidR="00DA51A5" w:rsidRDefault="00DA51A5">
      <w:pPr>
        <w:pStyle w:val="BodyText"/>
        <w:rPr>
          <w:i/>
        </w:rPr>
      </w:pPr>
    </w:p>
    <w:p w14:paraId="65185B05" w14:textId="090D8088" w:rsidR="00DA51A5" w:rsidRDefault="00AB654C">
      <w:pPr>
        <w:pStyle w:val="BodyText"/>
        <w:spacing w:before="1"/>
        <w:ind w:left="360" w:right="1127"/>
      </w:pPr>
      <w:r>
        <w:rPr>
          <w:color w:val="000000"/>
        </w:rPr>
        <w:t>Archer products include online help and administrator reference materials. Where required for prioritised residency activities, Archer may prepare supporting documentation in English using Archer templates, within available residency capacity.</w:t>
      </w:r>
    </w:p>
    <w:p w14:paraId="7268B65D" w14:textId="77777777" w:rsidR="00DA51A5" w:rsidRDefault="00AB654C">
      <w:pPr>
        <w:pStyle w:val="Heading4"/>
        <w:spacing w:before="242"/>
      </w:pPr>
      <w:del w:id="118" w:author="Joanne Gregson" w:date="2026-10-09T16:59:00Z" w16du:dateUtc="2026-10-09T15:59:00Z">
        <w:r w:rsidDel="00834D4F">
          <w:rPr>
            <w:color w:val="000000"/>
          </w:rPr>
          <w:delText>Potential</w:delText>
        </w:r>
      </w:del>
      <w:r>
        <w:rPr>
          <w:color w:val="000000"/>
        </w:rPr>
        <w:t xml:space="preserve"> residency outputs and responsibilities (subject to agreed priorities and available capacity)</w:t>
      </w:r>
    </w:p>
    <w:p w14:paraId="36290F0A" w14:textId="77777777" w:rsidR="00DA51A5" w:rsidRDefault="00DA51A5">
      <w:pPr>
        <w:pStyle w:val="BodyText"/>
        <w:spacing w:before="7"/>
        <w:rPr>
          <w:b/>
        </w:rPr>
      </w:pPr>
    </w:p>
    <w:tbl>
      <w:tblPr>
        <w:tblW w:w="0" w:type="auto"/>
        <w:tblInd w:w="37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824"/>
        <w:gridCol w:w="4267"/>
        <w:gridCol w:w="1416"/>
        <w:gridCol w:w="1843"/>
      </w:tblGrid>
      <w:tr w:rsidR="00DA51A5" w14:paraId="62D2346F" w14:textId="77777777">
        <w:trPr>
          <w:trHeight w:val="441"/>
        </w:trPr>
        <w:tc>
          <w:tcPr>
            <w:tcW w:w="1824" w:type="dxa"/>
            <w:tcBorders>
              <w:top w:val="nil"/>
              <w:left w:val="nil"/>
              <w:bottom w:val="nil"/>
            </w:tcBorders>
            <w:shd w:val="clear" w:color="auto" w:fill="0A3877"/>
          </w:tcPr>
          <w:p w14:paraId="6032B2D8" w14:textId="77777777" w:rsidR="00DA51A5" w:rsidRDefault="00AB654C">
            <w:pPr>
              <w:pStyle w:val="TableParagraph"/>
              <w:spacing w:before="126"/>
              <w:ind w:left="115"/>
              <w:rPr>
                <w:b/>
                <w:sz w:val="18"/>
              </w:rPr>
            </w:pPr>
            <w:r>
              <w:rPr>
                <w:b/>
                <w:color w:val="FFFFFF"/>
                <w:spacing w:val="-2"/>
                <w:sz w:val="18"/>
              </w:rPr>
              <w:t>Deliverable</w:t>
            </w:r>
          </w:p>
        </w:tc>
        <w:tc>
          <w:tcPr>
            <w:tcW w:w="4267" w:type="dxa"/>
            <w:tcBorders>
              <w:top w:val="nil"/>
              <w:bottom w:val="single" w:sz="12" w:space="0" w:color="0A3877"/>
            </w:tcBorders>
            <w:shd w:val="clear" w:color="auto" w:fill="0A3877"/>
          </w:tcPr>
          <w:p w14:paraId="1403FBDC" w14:textId="77777777" w:rsidR="00DA51A5" w:rsidRDefault="00AB654C">
            <w:pPr>
              <w:pStyle w:val="TableParagraph"/>
              <w:spacing w:before="126"/>
              <w:ind w:left="110"/>
              <w:rPr>
                <w:b/>
                <w:sz w:val="18"/>
              </w:rPr>
            </w:pPr>
            <w:r>
              <w:rPr>
                <w:b/>
                <w:color w:val="FFFFFF"/>
                <w:spacing w:val="-2"/>
                <w:sz w:val="18"/>
              </w:rPr>
              <w:t>Description</w:t>
            </w:r>
          </w:p>
        </w:tc>
        <w:tc>
          <w:tcPr>
            <w:tcW w:w="1416" w:type="dxa"/>
            <w:tcBorders>
              <w:top w:val="nil"/>
              <w:bottom w:val="nil"/>
            </w:tcBorders>
            <w:shd w:val="clear" w:color="auto" w:fill="0A3877"/>
          </w:tcPr>
          <w:p w14:paraId="77E1F645" w14:textId="77777777" w:rsidR="00DA51A5" w:rsidRDefault="00AB654C">
            <w:pPr>
              <w:pStyle w:val="TableParagraph"/>
              <w:spacing w:before="126"/>
              <w:ind w:left="105"/>
              <w:rPr>
                <w:b/>
                <w:sz w:val="18"/>
              </w:rPr>
            </w:pPr>
            <w:r>
              <w:rPr>
                <w:b/>
                <w:color w:val="FFFFFF"/>
                <w:spacing w:val="-2"/>
                <w:sz w:val="18"/>
              </w:rPr>
              <w:t>ARCHER</w:t>
            </w:r>
          </w:p>
        </w:tc>
        <w:tc>
          <w:tcPr>
            <w:tcW w:w="1843" w:type="dxa"/>
            <w:tcBorders>
              <w:top w:val="nil"/>
              <w:bottom w:val="single" w:sz="12" w:space="0" w:color="0A3877"/>
              <w:right w:val="nil"/>
            </w:tcBorders>
            <w:shd w:val="clear" w:color="auto" w:fill="0A3877"/>
          </w:tcPr>
          <w:p w14:paraId="32B19C9E" w14:textId="77777777" w:rsidR="00DA51A5" w:rsidRDefault="00AB654C">
            <w:pPr>
              <w:pStyle w:val="TableParagraph"/>
              <w:spacing w:before="126"/>
              <w:ind w:left="110"/>
              <w:rPr>
                <w:b/>
                <w:sz w:val="18"/>
              </w:rPr>
            </w:pPr>
            <w:r>
              <w:rPr>
                <w:b/>
                <w:color w:val="FFFFFF"/>
                <w:spacing w:val="-2"/>
                <w:sz w:val="18"/>
              </w:rPr>
              <w:t>Handelsbanken</w:t>
            </w:r>
          </w:p>
        </w:tc>
      </w:tr>
      <w:tr w:rsidR="00DA51A5" w14:paraId="65EE3221" w14:textId="77777777">
        <w:trPr>
          <w:trHeight w:val="1592"/>
        </w:trPr>
        <w:tc>
          <w:tcPr>
            <w:tcW w:w="1824" w:type="dxa"/>
            <w:tcBorders>
              <w:top w:val="nil"/>
              <w:left w:val="single" w:sz="4" w:space="0" w:color="000000"/>
              <w:bottom w:val="single" w:sz="4" w:space="0" w:color="000000"/>
              <w:right w:val="single" w:sz="4" w:space="0" w:color="000000"/>
            </w:tcBorders>
          </w:tcPr>
          <w:p w14:paraId="35327AC4" w14:textId="77777777" w:rsidR="00DA51A5" w:rsidRDefault="00DA51A5">
            <w:pPr>
              <w:pStyle w:val="TableParagraph"/>
              <w:rPr>
                <w:b/>
                <w:sz w:val="18"/>
              </w:rPr>
            </w:pPr>
          </w:p>
          <w:p w14:paraId="6C9C6F04" w14:textId="77777777" w:rsidR="00DA51A5" w:rsidRDefault="00DA51A5">
            <w:pPr>
              <w:pStyle w:val="TableParagraph"/>
              <w:rPr>
                <w:b/>
                <w:sz w:val="18"/>
              </w:rPr>
            </w:pPr>
          </w:p>
          <w:p w14:paraId="485BE709" w14:textId="77777777" w:rsidR="00DA51A5" w:rsidRDefault="00DA51A5">
            <w:pPr>
              <w:pStyle w:val="TableParagraph"/>
              <w:spacing w:before="35"/>
              <w:rPr>
                <w:b/>
                <w:sz w:val="18"/>
              </w:rPr>
            </w:pPr>
          </w:p>
          <w:p w14:paraId="08BB2468" w14:textId="77777777" w:rsidR="00DA51A5" w:rsidRDefault="00AB654C">
            <w:pPr>
              <w:pStyle w:val="TableParagraph"/>
              <w:ind w:left="110"/>
              <w:rPr>
                <w:b/>
                <w:sz w:val="18"/>
              </w:rPr>
            </w:pPr>
            <w:r>
              <w:rPr>
                <w:b/>
                <w:spacing w:val="-2"/>
                <w:sz w:val="18"/>
              </w:rPr>
              <w:t>Documentation</w:t>
            </w:r>
          </w:p>
        </w:tc>
        <w:tc>
          <w:tcPr>
            <w:tcW w:w="4267" w:type="dxa"/>
            <w:tcBorders>
              <w:top w:val="single" w:sz="12" w:space="0" w:color="0A3877"/>
              <w:left w:val="single" w:sz="4" w:space="0" w:color="000000"/>
              <w:bottom w:val="single" w:sz="4" w:space="0" w:color="000000"/>
              <w:right w:val="single" w:sz="4" w:space="0" w:color="000000"/>
            </w:tcBorders>
          </w:tcPr>
          <w:p w14:paraId="0E705EFC" w14:textId="77777777" w:rsidR="00DA51A5" w:rsidRDefault="00AB654C">
            <w:pPr>
              <w:pStyle w:val="TableParagraph"/>
              <w:numPr>
                <w:ilvl w:val="0"/>
                <w:numId w:val="4"/>
              </w:numPr>
              <w:tabs>
                <w:tab w:val="left" w:pos="830"/>
              </w:tabs>
              <w:spacing w:before="148" w:line="235" w:lineRule="auto"/>
              <w:ind w:right="303"/>
              <w:rPr>
                <w:sz w:val="18"/>
              </w:rPr>
            </w:pPr>
            <w:r>
              <w:rPr>
                <w:sz w:val="18"/>
              </w:rPr>
              <w:t>High-level design notes for prioritised solution work, where appropriate.</w:t>
            </w:r>
          </w:p>
          <w:p w14:paraId="07F89BAD" w14:textId="77777777" w:rsidR="00DA51A5" w:rsidRDefault="00DA51A5">
            <w:pPr>
              <w:pStyle w:val="TableParagraph"/>
              <w:spacing w:before="7"/>
              <w:rPr>
                <w:b/>
                <w:sz w:val="18"/>
              </w:rPr>
            </w:pPr>
          </w:p>
          <w:p w14:paraId="6779032D" w14:textId="77777777" w:rsidR="00DA51A5" w:rsidRDefault="00AB654C">
            <w:pPr>
              <w:pStyle w:val="TableParagraph"/>
              <w:numPr>
                <w:ilvl w:val="0"/>
                <w:numId w:val="4"/>
              </w:numPr>
              <w:tabs>
                <w:tab w:val="left" w:pos="830"/>
              </w:tabs>
              <w:spacing w:line="237" w:lineRule="auto"/>
              <w:ind w:right="139"/>
              <w:rPr>
                <w:sz w:val="18"/>
              </w:rPr>
            </w:pPr>
            <w:r>
              <w:rPr>
                <w:sz w:val="18"/>
              </w:rPr>
              <w:t>Data import templates for prioritised historical-data activities, where appropriate.</w:t>
            </w:r>
          </w:p>
        </w:tc>
        <w:tc>
          <w:tcPr>
            <w:tcW w:w="1416" w:type="dxa"/>
            <w:tcBorders>
              <w:top w:val="nil"/>
              <w:left w:val="single" w:sz="4" w:space="0" w:color="000000"/>
              <w:bottom w:val="single" w:sz="4" w:space="0" w:color="000000"/>
              <w:right w:val="single" w:sz="4" w:space="0" w:color="000000"/>
            </w:tcBorders>
          </w:tcPr>
          <w:p w14:paraId="287BD28E" w14:textId="77777777" w:rsidR="00DA51A5" w:rsidRDefault="00DA51A5">
            <w:pPr>
              <w:pStyle w:val="TableParagraph"/>
              <w:rPr>
                <w:b/>
                <w:sz w:val="18"/>
              </w:rPr>
            </w:pPr>
          </w:p>
          <w:p w14:paraId="31495912" w14:textId="77777777" w:rsidR="00DA51A5" w:rsidRDefault="00DA51A5">
            <w:pPr>
              <w:pStyle w:val="TableParagraph"/>
              <w:rPr>
                <w:b/>
                <w:sz w:val="18"/>
              </w:rPr>
            </w:pPr>
          </w:p>
          <w:p w14:paraId="65EAC5F4" w14:textId="77777777" w:rsidR="00DA51A5" w:rsidRDefault="00DA51A5">
            <w:pPr>
              <w:pStyle w:val="TableParagraph"/>
              <w:spacing w:before="35"/>
              <w:rPr>
                <w:b/>
                <w:sz w:val="18"/>
              </w:rPr>
            </w:pPr>
          </w:p>
          <w:p w14:paraId="7AB9073D" w14:textId="77777777" w:rsidR="00DA51A5" w:rsidRDefault="00AB654C">
            <w:pPr>
              <w:pStyle w:val="TableParagraph"/>
              <w:ind w:left="105"/>
              <w:rPr>
                <w:sz w:val="18"/>
              </w:rPr>
            </w:pPr>
            <w:r>
              <w:rPr>
                <w:spacing w:val="-2"/>
                <w:sz w:val="18"/>
              </w:rPr>
              <w:t>Responsible</w:t>
            </w:r>
          </w:p>
        </w:tc>
        <w:tc>
          <w:tcPr>
            <w:tcW w:w="1843" w:type="dxa"/>
            <w:tcBorders>
              <w:top w:val="single" w:sz="12" w:space="0" w:color="0A3877"/>
              <w:left w:val="single" w:sz="4" w:space="0" w:color="000000"/>
              <w:bottom w:val="single" w:sz="4" w:space="0" w:color="000000"/>
              <w:right w:val="single" w:sz="4" w:space="0" w:color="000000"/>
            </w:tcBorders>
          </w:tcPr>
          <w:p w14:paraId="2757BB0E" w14:textId="77777777" w:rsidR="00DA51A5" w:rsidRDefault="00DA51A5">
            <w:pPr>
              <w:pStyle w:val="TableParagraph"/>
              <w:rPr>
                <w:b/>
                <w:sz w:val="18"/>
              </w:rPr>
            </w:pPr>
          </w:p>
          <w:p w14:paraId="6BAFC05B" w14:textId="77777777" w:rsidR="00DA51A5" w:rsidRDefault="00DA51A5">
            <w:pPr>
              <w:pStyle w:val="TableParagraph"/>
              <w:rPr>
                <w:b/>
                <w:sz w:val="18"/>
              </w:rPr>
            </w:pPr>
          </w:p>
          <w:p w14:paraId="50734CB5" w14:textId="77777777" w:rsidR="00DA51A5" w:rsidRDefault="00DA51A5">
            <w:pPr>
              <w:pStyle w:val="TableParagraph"/>
              <w:spacing w:before="35"/>
              <w:rPr>
                <w:b/>
                <w:sz w:val="18"/>
              </w:rPr>
            </w:pPr>
          </w:p>
          <w:p w14:paraId="72529A16" w14:textId="77777777" w:rsidR="00DA51A5" w:rsidRDefault="00AB654C">
            <w:pPr>
              <w:pStyle w:val="TableParagraph"/>
              <w:ind w:left="110"/>
              <w:rPr>
                <w:sz w:val="18"/>
              </w:rPr>
            </w:pPr>
            <w:r>
              <w:rPr>
                <w:spacing w:val="-2"/>
                <w:sz w:val="18"/>
              </w:rPr>
              <w:t>Informed</w:t>
            </w:r>
          </w:p>
        </w:tc>
      </w:tr>
    </w:tbl>
    <w:p w14:paraId="7E060ACE" w14:textId="77777777" w:rsidR="00DA51A5" w:rsidRDefault="00DA51A5">
      <w:pPr>
        <w:pStyle w:val="TableParagraph"/>
        <w:rPr>
          <w:sz w:val="18"/>
        </w:rPr>
        <w:sectPr w:rsidR="00DA51A5">
          <w:pgSz w:w="12240" w:h="15840"/>
          <w:pgMar w:top="1040" w:right="360" w:bottom="1500" w:left="1080" w:header="720" w:footer="1304" w:gutter="0"/>
          <w:cols w:space="720"/>
        </w:sectPr>
      </w:pPr>
    </w:p>
    <w:p w14:paraId="48D9737A" w14:textId="77777777" w:rsidR="00DA51A5" w:rsidRDefault="00DA51A5">
      <w:pPr>
        <w:pStyle w:val="BodyText"/>
        <w:spacing w:before="85"/>
        <w:rPr>
          <w:b/>
          <w:sz w:val="26"/>
        </w:rPr>
      </w:pPr>
    </w:p>
    <w:p w14:paraId="592FE5DC" w14:textId="77777777" w:rsidR="00DA51A5" w:rsidRDefault="00AB654C">
      <w:pPr>
        <w:pStyle w:val="Heading3"/>
      </w:pPr>
      <w:bookmarkStart w:id="119" w:name="_Toc242398797"/>
      <w:r>
        <w:rPr>
          <w:color w:val="041A77"/>
        </w:rPr>
        <w:t>Task</w:t>
      </w:r>
      <w:r>
        <w:rPr>
          <w:color w:val="041A77"/>
          <w:spacing w:val="-4"/>
        </w:rPr>
        <w:t xml:space="preserve"> </w:t>
      </w:r>
      <w:r>
        <w:rPr>
          <w:color w:val="041A77"/>
        </w:rPr>
        <w:t>8</w:t>
      </w:r>
      <w:r>
        <w:rPr>
          <w:color w:val="041A77"/>
          <w:spacing w:val="-2"/>
        </w:rPr>
        <w:t xml:space="preserve"> Training</w:t>
      </w:r>
      <w:bookmarkEnd w:id="119"/>
    </w:p>
    <w:p w14:paraId="1D922142" w14:textId="6608A045" w:rsidR="00DA51A5" w:rsidRDefault="00AB654C">
      <w:pPr>
        <w:pStyle w:val="BodyText"/>
        <w:spacing w:before="114"/>
        <w:ind w:left="360" w:right="1127"/>
      </w:pPr>
      <w:r>
        <w:rPr>
          <w:color w:val="000000"/>
        </w:rPr>
        <w:t>Within available Residency Services capacity, Archer may conduct familiarisation and demonstration sessions on the configured Archer use cases prioritised by Handelsbanken, as outlined below:</w:t>
      </w:r>
    </w:p>
    <w:p w14:paraId="0A12AFE1" w14:textId="77777777" w:rsidR="00DA51A5" w:rsidRDefault="00DA51A5">
      <w:pPr>
        <w:pStyle w:val="BodyText"/>
        <w:spacing w:before="9"/>
      </w:pPr>
    </w:p>
    <w:tbl>
      <w:tblPr>
        <w:tblW w:w="0" w:type="auto"/>
        <w:tblInd w:w="37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266"/>
        <w:gridCol w:w="3741"/>
        <w:gridCol w:w="3345"/>
      </w:tblGrid>
      <w:tr w:rsidR="00DA51A5" w14:paraId="75AE1673" w14:textId="77777777" w:rsidTr="00381574">
        <w:trPr>
          <w:trHeight w:val="470"/>
        </w:trPr>
        <w:tc>
          <w:tcPr>
            <w:tcW w:w="2266" w:type="dxa"/>
            <w:tcBorders>
              <w:top w:val="nil"/>
              <w:left w:val="nil"/>
              <w:bottom w:val="nil"/>
            </w:tcBorders>
            <w:shd w:val="clear" w:color="auto" w:fill="0A3877"/>
          </w:tcPr>
          <w:p w14:paraId="09F2087C" w14:textId="77777777" w:rsidR="00DA51A5" w:rsidRDefault="00AB654C">
            <w:pPr>
              <w:pStyle w:val="TableParagraph"/>
              <w:spacing w:before="121"/>
              <w:ind w:left="115"/>
              <w:rPr>
                <w:b/>
                <w:sz w:val="18"/>
              </w:rPr>
            </w:pPr>
            <w:r>
              <w:rPr>
                <w:b/>
                <w:color w:val="FFFFFF"/>
                <w:spacing w:val="-2"/>
                <w:sz w:val="18"/>
              </w:rPr>
              <w:t>Session</w:t>
            </w:r>
          </w:p>
        </w:tc>
        <w:tc>
          <w:tcPr>
            <w:tcW w:w="3741" w:type="dxa"/>
            <w:tcBorders>
              <w:top w:val="nil"/>
              <w:bottom w:val="nil"/>
            </w:tcBorders>
            <w:shd w:val="clear" w:color="auto" w:fill="0A3877"/>
          </w:tcPr>
          <w:p w14:paraId="253C23F0" w14:textId="77777777" w:rsidR="00DA51A5" w:rsidRDefault="00AB654C">
            <w:pPr>
              <w:pStyle w:val="TableParagraph"/>
              <w:spacing w:before="121"/>
              <w:ind w:left="105"/>
              <w:rPr>
                <w:b/>
                <w:sz w:val="18"/>
              </w:rPr>
            </w:pPr>
            <w:r>
              <w:rPr>
                <w:b/>
                <w:color w:val="FFFFFF"/>
                <w:spacing w:val="-2"/>
                <w:sz w:val="18"/>
              </w:rPr>
              <w:t>Description</w:t>
            </w:r>
          </w:p>
        </w:tc>
        <w:tc>
          <w:tcPr>
            <w:tcW w:w="3345" w:type="dxa"/>
            <w:tcBorders>
              <w:top w:val="nil"/>
              <w:bottom w:val="nil"/>
              <w:right w:val="nil"/>
            </w:tcBorders>
            <w:shd w:val="clear" w:color="auto" w:fill="0A3877"/>
          </w:tcPr>
          <w:p w14:paraId="0F3B6C15" w14:textId="77777777" w:rsidR="00DA51A5" w:rsidRDefault="00AB654C">
            <w:pPr>
              <w:pStyle w:val="TableParagraph"/>
              <w:spacing w:before="121"/>
              <w:ind w:left="104"/>
              <w:rPr>
                <w:b/>
                <w:sz w:val="18"/>
              </w:rPr>
            </w:pPr>
            <w:r>
              <w:rPr>
                <w:b/>
                <w:color w:val="FFFFFF"/>
                <w:sz w:val="18"/>
              </w:rPr>
              <w:t>#</w:t>
            </w:r>
            <w:r>
              <w:rPr>
                <w:b/>
                <w:color w:val="FFFFFF"/>
                <w:spacing w:val="-3"/>
                <w:sz w:val="18"/>
              </w:rPr>
              <w:t xml:space="preserve"> </w:t>
            </w:r>
            <w:r>
              <w:rPr>
                <w:b/>
                <w:color w:val="FFFFFF"/>
                <w:sz w:val="18"/>
              </w:rPr>
              <w:t>of</w:t>
            </w:r>
            <w:r>
              <w:rPr>
                <w:b/>
                <w:color w:val="FFFFFF"/>
                <w:spacing w:val="-1"/>
                <w:sz w:val="18"/>
              </w:rPr>
              <w:t xml:space="preserve"> </w:t>
            </w:r>
            <w:r>
              <w:rPr>
                <w:b/>
                <w:color w:val="FFFFFF"/>
                <w:spacing w:val="-2"/>
                <w:sz w:val="18"/>
              </w:rPr>
              <w:t>sessions</w:t>
            </w:r>
          </w:p>
        </w:tc>
      </w:tr>
      <w:tr w:rsidR="00DA51A5" w14:paraId="5156DECF" w14:textId="77777777" w:rsidTr="00381574">
        <w:trPr>
          <w:trHeight w:val="2097"/>
        </w:trPr>
        <w:tc>
          <w:tcPr>
            <w:tcW w:w="2266" w:type="dxa"/>
            <w:tcBorders>
              <w:top w:val="nil"/>
              <w:left w:val="single" w:sz="4" w:space="0" w:color="000000"/>
              <w:bottom w:val="single" w:sz="4" w:space="0" w:color="000000"/>
              <w:right w:val="single" w:sz="4" w:space="0" w:color="000000"/>
            </w:tcBorders>
          </w:tcPr>
          <w:p w14:paraId="32A03C27" w14:textId="77777777" w:rsidR="00DA51A5" w:rsidRDefault="00DA51A5">
            <w:pPr>
              <w:pStyle w:val="TableParagraph"/>
              <w:rPr>
                <w:sz w:val="18"/>
              </w:rPr>
            </w:pPr>
          </w:p>
          <w:p w14:paraId="4830801B" w14:textId="77777777" w:rsidR="00DA51A5" w:rsidRDefault="00DA51A5">
            <w:pPr>
              <w:pStyle w:val="TableParagraph"/>
              <w:rPr>
                <w:sz w:val="18"/>
              </w:rPr>
            </w:pPr>
          </w:p>
          <w:p w14:paraId="07AF60C8" w14:textId="77777777" w:rsidR="00DA51A5" w:rsidRDefault="00DA51A5">
            <w:pPr>
              <w:pStyle w:val="TableParagraph"/>
              <w:rPr>
                <w:sz w:val="18"/>
              </w:rPr>
            </w:pPr>
          </w:p>
          <w:p w14:paraId="6E208B61" w14:textId="77777777" w:rsidR="00DA51A5" w:rsidRDefault="00DA51A5">
            <w:pPr>
              <w:pStyle w:val="TableParagraph"/>
              <w:spacing w:before="67"/>
              <w:rPr>
                <w:sz w:val="18"/>
              </w:rPr>
            </w:pPr>
          </w:p>
          <w:p w14:paraId="71900750" w14:textId="77777777" w:rsidR="00DA51A5" w:rsidRDefault="00AB654C">
            <w:pPr>
              <w:pStyle w:val="TableParagraph"/>
              <w:ind w:left="110"/>
              <w:rPr>
                <w:sz w:val="18"/>
              </w:rPr>
            </w:pPr>
            <w:r>
              <w:rPr>
                <w:sz w:val="18"/>
              </w:rPr>
              <w:t>Prioritised use cases</w:t>
            </w:r>
          </w:p>
        </w:tc>
        <w:tc>
          <w:tcPr>
            <w:tcW w:w="3741" w:type="dxa"/>
            <w:tcBorders>
              <w:top w:val="nil"/>
              <w:left w:val="single" w:sz="4" w:space="0" w:color="000000"/>
              <w:bottom w:val="single" w:sz="4" w:space="0" w:color="000000"/>
              <w:right w:val="single" w:sz="4" w:space="0" w:color="000000"/>
            </w:tcBorders>
          </w:tcPr>
          <w:p w14:paraId="3D758AAA" w14:textId="77777777" w:rsidR="00DA51A5" w:rsidRDefault="00DA51A5" w:rsidP="00381574">
            <w:pPr>
              <w:pStyle w:val="TableParagraph"/>
              <w:spacing w:before="65"/>
              <w:ind w:left="195" w:hanging="141"/>
              <w:rPr>
                <w:sz w:val="18"/>
              </w:rPr>
            </w:pPr>
          </w:p>
          <w:p w14:paraId="6155664F" w14:textId="73F9601D" w:rsidR="00DA51A5" w:rsidRDefault="00AB654C">
            <w:pPr>
              <w:pStyle w:val="TableParagraph"/>
              <w:numPr>
                <w:ilvl w:val="0"/>
                <w:numId w:val="36"/>
              </w:numPr>
              <w:tabs>
                <w:tab w:val="left" w:pos="825"/>
              </w:tabs>
              <w:spacing w:before="1"/>
              <w:ind w:left="479" w:hanging="425"/>
              <w:rPr>
                <w:sz w:val="18"/>
              </w:rPr>
            </w:pPr>
            <w:r>
              <w:rPr>
                <w:sz w:val="18"/>
              </w:rPr>
              <w:t>Archer Use Case demonstration for regular business users using</w:t>
            </w:r>
            <w:r>
              <w:rPr>
                <w:spacing w:val="-16"/>
                <w:sz w:val="18"/>
              </w:rPr>
              <w:t xml:space="preserve"> </w:t>
            </w:r>
            <w:r>
              <w:rPr>
                <w:sz w:val="18"/>
              </w:rPr>
              <w:t>video</w:t>
            </w:r>
            <w:r>
              <w:rPr>
                <w:spacing w:val="-16"/>
                <w:sz w:val="18"/>
              </w:rPr>
              <w:t xml:space="preserve"> </w:t>
            </w:r>
            <w:r>
              <w:rPr>
                <w:sz w:val="18"/>
              </w:rPr>
              <w:t>conferencing to familiari</w:t>
            </w:r>
            <w:r w:rsidR="004E51E7">
              <w:rPr>
                <w:sz w:val="18"/>
              </w:rPr>
              <w:t>s</w:t>
            </w:r>
            <w:r>
              <w:rPr>
                <w:sz w:val="18"/>
              </w:rPr>
              <w:t>e Handelsbanken with the configured solution</w:t>
            </w:r>
          </w:p>
        </w:tc>
        <w:tc>
          <w:tcPr>
            <w:tcW w:w="3345" w:type="dxa"/>
            <w:tcBorders>
              <w:top w:val="nil"/>
              <w:left w:val="single" w:sz="4" w:space="0" w:color="000000"/>
              <w:bottom w:val="single" w:sz="4" w:space="0" w:color="000000"/>
              <w:right w:val="single" w:sz="4" w:space="0" w:color="000000"/>
            </w:tcBorders>
          </w:tcPr>
          <w:p w14:paraId="2442DAA3" w14:textId="77777777" w:rsidR="00DA51A5" w:rsidRDefault="00DA51A5">
            <w:pPr>
              <w:pStyle w:val="TableParagraph"/>
              <w:rPr>
                <w:sz w:val="18"/>
              </w:rPr>
            </w:pPr>
          </w:p>
          <w:p w14:paraId="08DE4056" w14:textId="2FC888B8" w:rsidR="00DA51A5" w:rsidRDefault="00E97DB7" w:rsidP="00E97DB7">
            <w:pPr>
              <w:pStyle w:val="TableParagraph"/>
              <w:spacing w:line="242" w:lineRule="auto"/>
              <w:rPr>
                <w:sz w:val="18"/>
              </w:rPr>
            </w:pPr>
            <w:r>
              <w:rPr>
                <w:sz w:val="18"/>
              </w:rPr>
              <w:t xml:space="preserve"> Indicatively 2 sessions up to 4 hours per solution area, subject to capacity and agreed priorities. The session(s) can be recorded by Archer or Handelsbanken and a copy provided for future use.</w:t>
            </w:r>
          </w:p>
        </w:tc>
      </w:tr>
    </w:tbl>
    <w:p w14:paraId="0CAE948D" w14:textId="77777777" w:rsidR="00DA51A5" w:rsidRDefault="00DA51A5">
      <w:pPr>
        <w:pStyle w:val="BodyText"/>
        <w:spacing w:before="2"/>
      </w:pPr>
    </w:p>
    <w:p w14:paraId="2085A789" w14:textId="4C3E52E9" w:rsidR="00DA51A5" w:rsidRDefault="00AB654C">
      <w:pPr>
        <w:pStyle w:val="BodyText"/>
        <w:spacing w:before="1"/>
        <w:ind w:left="360" w:right="1127"/>
      </w:pPr>
      <w:r>
        <w:rPr>
          <w:color w:val="000000"/>
        </w:rPr>
        <w:t>Archer products include online help and user reference materials. As part of prioritised knowledge-transfer activities, Archer may prepare or update an appropriate user manual in English using Archer templates, subject to available residency capacity.</w:t>
      </w:r>
    </w:p>
    <w:p w14:paraId="42790318" w14:textId="77777777" w:rsidR="00DA51A5" w:rsidRDefault="00AB654C">
      <w:pPr>
        <w:pStyle w:val="Heading4"/>
        <w:spacing w:before="242"/>
      </w:pPr>
      <w:del w:id="120" w:author="Joanne Gregson" w:date="2026-10-09T16:59:00Z" w16du:dateUtc="2026-10-09T15:59:00Z">
        <w:r w:rsidDel="00834D4F">
          <w:rPr>
            <w:color w:val="000000"/>
          </w:rPr>
          <w:delText>Potential</w:delText>
        </w:r>
      </w:del>
      <w:r>
        <w:rPr>
          <w:color w:val="000000"/>
        </w:rPr>
        <w:t xml:space="preserve"> residency outputs and responsibilities (subject to agreed priorities and available capacity)</w:t>
      </w:r>
    </w:p>
    <w:p w14:paraId="37787EC5" w14:textId="77777777" w:rsidR="00DA51A5" w:rsidRDefault="00DA51A5">
      <w:pPr>
        <w:pStyle w:val="BodyText"/>
        <w:spacing w:before="7"/>
        <w:rPr>
          <w:b/>
        </w:rPr>
      </w:pPr>
    </w:p>
    <w:tbl>
      <w:tblPr>
        <w:tblW w:w="0" w:type="auto"/>
        <w:tblInd w:w="37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546"/>
        <w:gridCol w:w="4263"/>
        <w:gridCol w:w="1700"/>
        <w:gridCol w:w="1844"/>
      </w:tblGrid>
      <w:tr w:rsidR="00DA51A5" w14:paraId="51A4AFDD" w14:textId="77777777">
        <w:trPr>
          <w:trHeight w:val="440"/>
        </w:trPr>
        <w:tc>
          <w:tcPr>
            <w:tcW w:w="1546" w:type="dxa"/>
            <w:tcBorders>
              <w:top w:val="nil"/>
              <w:left w:val="nil"/>
              <w:bottom w:val="nil"/>
            </w:tcBorders>
            <w:shd w:val="clear" w:color="auto" w:fill="0A3877"/>
          </w:tcPr>
          <w:p w14:paraId="24A4173F" w14:textId="77777777" w:rsidR="00DA51A5" w:rsidRDefault="00AB654C">
            <w:pPr>
              <w:pStyle w:val="TableParagraph"/>
              <w:spacing w:before="126"/>
              <w:ind w:right="162"/>
              <w:jc w:val="center"/>
              <w:rPr>
                <w:b/>
                <w:sz w:val="18"/>
              </w:rPr>
            </w:pPr>
            <w:r>
              <w:rPr>
                <w:b/>
                <w:color w:val="FFFFFF"/>
                <w:spacing w:val="-2"/>
                <w:sz w:val="18"/>
              </w:rPr>
              <w:t>Deliverable</w:t>
            </w:r>
          </w:p>
        </w:tc>
        <w:tc>
          <w:tcPr>
            <w:tcW w:w="4263" w:type="dxa"/>
            <w:tcBorders>
              <w:top w:val="nil"/>
              <w:bottom w:val="single" w:sz="12" w:space="0" w:color="0A3877"/>
            </w:tcBorders>
            <w:shd w:val="clear" w:color="auto" w:fill="0A3877"/>
          </w:tcPr>
          <w:p w14:paraId="461C90E5" w14:textId="77777777" w:rsidR="00DA51A5" w:rsidRDefault="00AB654C">
            <w:pPr>
              <w:pStyle w:val="TableParagraph"/>
              <w:spacing w:before="126"/>
              <w:ind w:left="109"/>
              <w:rPr>
                <w:b/>
                <w:sz w:val="18"/>
              </w:rPr>
            </w:pPr>
            <w:r>
              <w:rPr>
                <w:b/>
                <w:color w:val="FFFFFF"/>
                <w:sz w:val="18"/>
              </w:rPr>
              <w:t>Task</w:t>
            </w:r>
            <w:r>
              <w:rPr>
                <w:b/>
                <w:color w:val="FFFFFF"/>
                <w:spacing w:val="-4"/>
                <w:sz w:val="18"/>
              </w:rPr>
              <w:t xml:space="preserve"> </w:t>
            </w:r>
            <w:r>
              <w:rPr>
                <w:b/>
                <w:color w:val="FFFFFF"/>
                <w:spacing w:val="-2"/>
                <w:sz w:val="18"/>
              </w:rPr>
              <w:t>assumptions</w:t>
            </w:r>
          </w:p>
        </w:tc>
        <w:tc>
          <w:tcPr>
            <w:tcW w:w="1700" w:type="dxa"/>
            <w:tcBorders>
              <w:top w:val="nil"/>
              <w:bottom w:val="nil"/>
            </w:tcBorders>
            <w:shd w:val="clear" w:color="auto" w:fill="0A3877"/>
          </w:tcPr>
          <w:p w14:paraId="50EF8632" w14:textId="77777777" w:rsidR="00DA51A5" w:rsidRDefault="00AB654C">
            <w:pPr>
              <w:pStyle w:val="TableParagraph"/>
              <w:spacing w:before="126"/>
              <w:ind w:left="104"/>
              <w:rPr>
                <w:b/>
                <w:sz w:val="18"/>
              </w:rPr>
            </w:pPr>
            <w:r>
              <w:rPr>
                <w:b/>
                <w:color w:val="FFFFFF"/>
                <w:spacing w:val="-2"/>
                <w:sz w:val="18"/>
              </w:rPr>
              <w:t>ARCHER</w:t>
            </w:r>
          </w:p>
        </w:tc>
        <w:tc>
          <w:tcPr>
            <w:tcW w:w="1844" w:type="dxa"/>
            <w:tcBorders>
              <w:top w:val="nil"/>
              <w:bottom w:val="single" w:sz="12" w:space="0" w:color="0A3877"/>
              <w:right w:val="nil"/>
            </w:tcBorders>
            <w:shd w:val="clear" w:color="auto" w:fill="0A3877"/>
          </w:tcPr>
          <w:p w14:paraId="0FFC0050" w14:textId="77777777" w:rsidR="00DA51A5" w:rsidRDefault="00AB654C">
            <w:pPr>
              <w:pStyle w:val="TableParagraph"/>
              <w:spacing w:before="126"/>
              <w:ind w:left="108"/>
              <w:rPr>
                <w:b/>
                <w:sz w:val="18"/>
              </w:rPr>
            </w:pPr>
            <w:r>
              <w:rPr>
                <w:b/>
                <w:color w:val="FFFFFF"/>
                <w:spacing w:val="-2"/>
                <w:sz w:val="18"/>
              </w:rPr>
              <w:t>Handelsbanken</w:t>
            </w:r>
          </w:p>
        </w:tc>
      </w:tr>
      <w:tr w:rsidR="00DA51A5" w14:paraId="50556413" w14:textId="77777777">
        <w:trPr>
          <w:trHeight w:val="935"/>
        </w:trPr>
        <w:tc>
          <w:tcPr>
            <w:tcW w:w="1546" w:type="dxa"/>
            <w:tcBorders>
              <w:top w:val="nil"/>
              <w:left w:val="single" w:sz="4" w:space="0" w:color="000000"/>
              <w:bottom w:val="single" w:sz="4" w:space="0" w:color="000000"/>
              <w:right w:val="single" w:sz="4" w:space="0" w:color="000000"/>
            </w:tcBorders>
          </w:tcPr>
          <w:p w14:paraId="35FB90F8" w14:textId="77777777" w:rsidR="00DA51A5" w:rsidRDefault="00DA51A5">
            <w:pPr>
              <w:pStyle w:val="TableParagraph"/>
              <w:spacing w:before="146"/>
              <w:rPr>
                <w:b/>
                <w:sz w:val="18"/>
              </w:rPr>
            </w:pPr>
          </w:p>
          <w:p w14:paraId="0EF55236" w14:textId="77777777" w:rsidR="00DA51A5" w:rsidRDefault="00AB654C">
            <w:pPr>
              <w:pStyle w:val="TableParagraph"/>
              <w:spacing w:before="1"/>
              <w:ind w:right="40"/>
              <w:jc w:val="center"/>
              <w:rPr>
                <w:b/>
                <w:sz w:val="18"/>
              </w:rPr>
            </w:pPr>
            <w:r>
              <w:rPr>
                <w:b/>
                <w:sz w:val="18"/>
              </w:rPr>
              <w:t>User</w:t>
            </w:r>
            <w:r>
              <w:rPr>
                <w:b/>
                <w:spacing w:val="-4"/>
                <w:sz w:val="18"/>
              </w:rPr>
              <w:t xml:space="preserve"> </w:t>
            </w:r>
            <w:r>
              <w:rPr>
                <w:b/>
                <w:spacing w:val="-2"/>
                <w:sz w:val="18"/>
              </w:rPr>
              <w:t>manual</w:t>
            </w:r>
          </w:p>
        </w:tc>
        <w:tc>
          <w:tcPr>
            <w:tcW w:w="4263" w:type="dxa"/>
            <w:tcBorders>
              <w:top w:val="single" w:sz="12" w:space="0" w:color="0A3877"/>
              <w:left w:val="single" w:sz="4" w:space="0" w:color="000000"/>
              <w:bottom w:val="single" w:sz="4" w:space="0" w:color="000000"/>
              <w:right w:val="single" w:sz="4" w:space="0" w:color="000000"/>
            </w:tcBorders>
          </w:tcPr>
          <w:p w14:paraId="745FAC78" w14:textId="77777777" w:rsidR="00DA51A5" w:rsidRDefault="00AB654C">
            <w:pPr>
              <w:pStyle w:val="TableParagraph"/>
              <w:numPr>
                <w:ilvl w:val="0"/>
                <w:numId w:val="3"/>
              </w:numPr>
              <w:tabs>
                <w:tab w:val="left" w:pos="829"/>
              </w:tabs>
              <w:spacing w:before="146" w:line="237" w:lineRule="auto"/>
              <w:ind w:right="307"/>
              <w:rPr>
                <w:sz w:val="18"/>
              </w:rPr>
            </w:pPr>
            <w:r>
              <w:rPr>
                <w:sz w:val="18"/>
              </w:rPr>
              <w:t>User guidance, where prioritised, with screenshots and step-by-step workflows for configured use cases.</w:t>
            </w:r>
          </w:p>
        </w:tc>
        <w:tc>
          <w:tcPr>
            <w:tcW w:w="1700" w:type="dxa"/>
            <w:tcBorders>
              <w:top w:val="nil"/>
              <w:left w:val="single" w:sz="4" w:space="0" w:color="000000"/>
              <w:bottom w:val="single" w:sz="4" w:space="0" w:color="000000"/>
              <w:right w:val="single" w:sz="4" w:space="0" w:color="000000"/>
            </w:tcBorders>
          </w:tcPr>
          <w:p w14:paraId="1568630B" w14:textId="77777777" w:rsidR="00DA51A5" w:rsidRDefault="00AB654C">
            <w:pPr>
              <w:pStyle w:val="TableParagraph"/>
              <w:spacing w:before="34"/>
              <w:ind w:left="104"/>
              <w:rPr>
                <w:sz w:val="18"/>
              </w:rPr>
            </w:pPr>
            <w:r>
              <w:rPr>
                <w:spacing w:val="-2"/>
                <w:sz w:val="18"/>
              </w:rPr>
              <w:t>Responsible</w:t>
            </w:r>
          </w:p>
        </w:tc>
        <w:tc>
          <w:tcPr>
            <w:tcW w:w="1844" w:type="dxa"/>
            <w:tcBorders>
              <w:top w:val="single" w:sz="12" w:space="0" w:color="0A3877"/>
              <w:left w:val="single" w:sz="4" w:space="0" w:color="000000"/>
              <w:bottom w:val="single" w:sz="4" w:space="0" w:color="000000"/>
              <w:right w:val="single" w:sz="4" w:space="0" w:color="000000"/>
            </w:tcBorders>
          </w:tcPr>
          <w:p w14:paraId="60AC62C1" w14:textId="77777777" w:rsidR="00DA51A5" w:rsidRDefault="00AB654C">
            <w:pPr>
              <w:pStyle w:val="TableParagraph"/>
              <w:spacing w:before="34"/>
              <w:ind w:left="108"/>
              <w:rPr>
                <w:sz w:val="18"/>
              </w:rPr>
            </w:pPr>
            <w:r>
              <w:rPr>
                <w:spacing w:val="-2"/>
                <w:sz w:val="18"/>
              </w:rPr>
              <w:t>Informed</w:t>
            </w:r>
          </w:p>
        </w:tc>
      </w:tr>
    </w:tbl>
    <w:p w14:paraId="76ECFE32" w14:textId="77777777" w:rsidR="00DA51A5" w:rsidRDefault="00DA51A5">
      <w:pPr>
        <w:pStyle w:val="TableParagraph"/>
        <w:rPr>
          <w:sz w:val="18"/>
        </w:rPr>
        <w:sectPr w:rsidR="00DA51A5">
          <w:pgSz w:w="12240" w:h="15840"/>
          <w:pgMar w:top="1040" w:right="360" w:bottom="1500" w:left="1080" w:header="720" w:footer="1304" w:gutter="0"/>
          <w:cols w:space="720"/>
        </w:sectPr>
      </w:pPr>
    </w:p>
    <w:p w14:paraId="7CE0C76F" w14:textId="77777777" w:rsidR="00DA51A5" w:rsidRDefault="00DA51A5">
      <w:pPr>
        <w:pStyle w:val="BodyText"/>
        <w:spacing w:before="59"/>
        <w:rPr>
          <w:b/>
          <w:sz w:val="28"/>
        </w:rPr>
      </w:pPr>
    </w:p>
    <w:p w14:paraId="564FF684" w14:textId="77777777" w:rsidR="00DA51A5" w:rsidRDefault="00AB654C">
      <w:pPr>
        <w:pStyle w:val="Heading1"/>
      </w:pPr>
      <w:bookmarkStart w:id="121" w:name="_Toc242398798"/>
      <w:r>
        <w:rPr>
          <w:color w:val="041A77"/>
        </w:rPr>
        <w:t>ARCHER</w:t>
      </w:r>
      <w:r>
        <w:rPr>
          <w:color w:val="041A77"/>
          <w:spacing w:val="-8"/>
        </w:rPr>
        <w:t xml:space="preserve"> </w:t>
      </w:r>
      <w:r>
        <w:rPr>
          <w:color w:val="041A77"/>
        </w:rPr>
        <w:t>PROJECT</w:t>
      </w:r>
      <w:r>
        <w:rPr>
          <w:color w:val="041A77"/>
          <w:spacing w:val="-8"/>
        </w:rPr>
        <w:t xml:space="preserve"> </w:t>
      </w:r>
      <w:r>
        <w:rPr>
          <w:color w:val="041A77"/>
          <w:spacing w:val="-2"/>
        </w:rPr>
        <w:t>MANAGEMENT</w:t>
      </w:r>
      <w:bookmarkEnd w:id="121"/>
    </w:p>
    <w:p w14:paraId="3FF991AC" w14:textId="163FC2F1" w:rsidR="00DA51A5" w:rsidRDefault="00834D4F" w:rsidP="000B3D84">
      <w:pPr>
        <w:pStyle w:val="BodyText"/>
        <w:spacing w:before="119"/>
        <w:ind w:left="360" w:right="1080"/>
      </w:pPr>
      <w:commentRangeStart w:id="122"/>
      <w:ins w:id="123" w:author="Joanne Gregson" w:date="2026-10-09T16:59:00Z" w16du:dateUtc="2026-10-09T15:59:00Z">
        <w:r>
          <w:rPr>
            <w:highlight w:val="yellow"/>
          </w:rPr>
          <w:t xml:space="preserve">The </w:t>
        </w:r>
      </w:ins>
      <w:r w:rsidR="000B3D84" w:rsidRPr="00697AC7">
        <w:rPr>
          <w:highlight w:val="yellow"/>
        </w:rPr>
        <w:t xml:space="preserve">Archer Project Manager </w:t>
      </w:r>
      <w:ins w:id="124" w:author="Joanne Gregson" w:date="2026-10-09T16:59:00Z" w16du:dateUtc="2026-10-09T15:59:00Z">
        <w:r>
          <w:rPr>
            <w:highlight w:val="yellow"/>
          </w:rPr>
          <w:t xml:space="preserve">will be </w:t>
        </w:r>
      </w:ins>
      <w:r w:rsidR="000B3D84" w:rsidRPr="00697AC7">
        <w:rPr>
          <w:highlight w:val="yellow"/>
        </w:rPr>
        <w:t xml:space="preserve">responsible for coordinating resource availability, tracking activity, </w:t>
      </w:r>
      <w:ins w:id="125" w:author="Joanne Gregson" w:date="2026-10-09T17:00:00Z" w16du:dateUtc="2026-10-09T16:00:00Z">
        <w:r>
          <w:rPr>
            <w:highlight w:val="yellow"/>
          </w:rPr>
          <w:t xml:space="preserve">required reporting, </w:t>
        </w:r>
      </w:ins>
      <w:r w:rsidR="000B3D84" w:rsidRPr="00697AC7">
        <w:rPr>
          <w:highlight w:val="yellow"/>
        </w:rPr>
        <w:t>managing priorities and dependencies, maintaining a residency backlog, reporting progress and escalating delivery risks.</w:t>
      </w:r>
      <w:commentRangeEnd w:id="122"/>
      <w:r>
        <w:rPr>
          <w:rStyle w:val="CommentReference"/>
          <w:sz w:val="20"/>
          <w:szCs w:val="20"/>
        </w:rPr>
        <w:commentReference w:id="122"/>
      </w:r>
    </w:p>
    <w:p w14:paraId="15810FF7" w14:textId="77777777" w:rsidR="000B3D84" w:rsidRPr="000B3D84" w:rsidRDefault="000B3D84" w:rsidP="000B3D84">
      <w:pPr>
        <w:pStyle w:val="BodyText"/>
        <w:spacing w:before="119"/>
        <w:ind w:left="360" w:right="1080"/>
      </w:pPr>
    </w:p>
    <w:p w14:paraId="6456477A" w14:textId="77777777" w:rsidR="00DA51A5" w:rsidRDefault="00AB654C">
      <w:pPr>
        <w:pStyle w:val="Heading1"/>
      </w:pPr>
      <w:bookmarkStart w:id="126" w:name="_Toc242398799"/>
      <w:r>
        <w:rPr>
          <w:color w:val="041A77"/>
        </w:rPr>
        <w:t>PROJECT</w:t>
      </w:r>
      <w:r>
        <w:rPr>
          <w:color w:val="041A77"/>
          <w:spacing w:val="-9"/>
        </w:rPr>
        <w:t xml:space="preserve"> </w:t>
      </w:r>
      <w:r>
        <w:rPr>
          <w:color w:val="041A77"/>
          <w:spacing w:val="-2"/>
        </w:rPr>
        <w:t>PREREQUISITES</w:t>
      </w:r>
      <w:bookmarkEnd w:id="126"/>
    </w:p>
    <w:p w14:paraId="5D0104E9" w14:textId="77777777" w:rsidR="00DA51A5" w:rsidRDefault="00AB654C">
      <w:pPr>
        <w:pStyle w:val="BodyText"/>
        <w:spacing w:before="119"/>
        <w:ind w:left="360"/>
      </w:pPr>
      <w:r>
        <w:t>During</w:t>
      </w:r>
      <w:r>
        <w:rPr>
          <w:spacing w:val="-12"/>
        </w:rPr>
        <w:t xml:space="preserve"> </w:t>
      </w:r>
      <w:r>
        <w:t>this</w:t>
      </w:r>
      <w:r>
        <w:rPr>
          <w:spacing w:val="-8"/>
        </w:rPr>
        <w:t xml:space="preserve"> </w:t>
      </w:r>
      <w:r>
        <w:t>engagement,</w:t>
      </w:r>
      <w:r>
        <w:rPr>
          <w:spacing w:val="-8"/>
        </w:rPr>
        <w:t xml:space="preserve"> </w:t>
      </w:r>
      <w:r>
        <w:t>Handelsbanken</w:t>
      </w:r>
      <w:r>
        <w:rPr>
          <w:spacing w:val="-9"/>
        </w:rPr>
        <w:t xml:space="preserve"> </w:t>
      </w:r>
      <w:r>
        <w:t>will</w:t>
      </w:r>
      <w:r>
        <w:rPr>
          <w:spacing w:val="-9"/>
        </w:rPr>
        <w:t xml:space="preserve"> </w:t>
      </w:r>
      <w:r>
        <w:t>need</w:t>
      </w:r>
      <w:r>
        <w:rPr>
          <w:spacing w:val="-9"/>
        </w:rPr>
        <w:t xml:space="preserve"> </w:t>
      </w:r>
      <w:r>
        <w:t>to</w:t>
      </w:r>
      <w:r>
        <w:rPr>
          <w:spacing w:val="-8"/>
        </w:rPr>
        <w:t xml:space="preserve"> </w:t>
      </w:r>
      <w:r>
        <w:t>perform</w:t>
      </w:r>
      <w:r>
        <w:rPr>
          <w:spacing w:val="-9"/>
        </w:rPr>
        <w:t xml:space="preserve"> </w:t>
      </w:r>
      <w:r>
        <w:t>the</w:t>
      </w:r>
      <w:r>
        <w:rPr>
          <w:spacing w:val="-8"/>
        </w:rPr>
        <w:t xml:space="preserve"> </w:t>
      </w:r>
      <w:r>
        <w:t>following</w:t>
      </w:r>
      <w:r>
        <w:rPr>
          <w:spacing w:val="-9"/>
        </w:rPr>
        <w:t xml:space="preserve"> </w:t>
      </w:r>
      <w:r>
        <w:rPr>
          <w:spacing w:val="-2"/>
        </w:rPr>
        <w:t>activities:</w:t>
      </w:r>
    </w:p>
    <w:p w14:paraId="0B264693" w14:textId="77777777" w:rsidR="00DA51A5" w:rsidRPr="00F13DAE" w:rsidRDefault="00AB654C">
      <w:pPr>
        <w:pStyle w:val="ListParagraph"/>
        <w:numPr>
          <w:ilvl w:val="0"/>
          <w:numId w:val="23"/>
        </w:numPr>
        <w:tabs>
          <w:tab w:val="left" w:pos="1080"/>
        </w:tabs>
        <w:spacing w:before="55"/>
        <w:ind w:right="1151"/>
        <w:rPr>
          <w:sz w:val="20"/>
        </w:rPr>
      </w:pPr>
      <w:r w:rsidRPr="00F13DAE">
        <w:rPr>
          <w:sz w:val="20"/>
        </w:rPr>
        <w:t>Identify the Executive Sponsor to facilitate staff cooperation and provide an Executive Liaison to Archer.</w:t>
      </w:r>
    </w:p>
    <w:p w14:paraId="566E2668" w14:textId="77777777" w:rsidR="00DA51A5" w:rsidRPr="00F13DAE" w:rsidRDefault="00AB654C">
      <w:pPr>
        <w:pStyle w:val="ListParagraph"/>
        <w:numPr>
          <w:ilvl w:val="0"/>
          <w:numId w:val="23"/>
        </w:numPr>
        <w:tabs>
          <w:tab w:val="left" w:pos="1080"/>
        </w:tabs>
        <w:spacing w:before="55"/>
        <w:ind w:right="1151"/>
        <w:rPr>
          <w:sz w:val="20"/>
        </w:rPr>
      </w:pPr>
      <w:r w:rsidRPr="00F13DAE">
        <w:rPr>
          <w:sz w:val="20"/>
        </w:rPr>
        <w:t>Identify a primary point of contact to help the Archer Consultant(s) coordinate access to the required project materials and Handelsbanken personnel.</w:t>
      </w:r>
    </w:p>
    <w:p w14:paraId="5AC435AD" w14:textId="77777777" w:rsidR="00DA51A5" w:rsidRPr="00F13DAE" w:rsidRDefault="00AB654C">
      <w:pPr>
        <w:pStyle w:val="ListParagraph"/>
        <w:numPr>
          <w:ilvl w:val="0"/>
          <w:numId w:val="23"/>
        </w:numPr>
        <w:tabs>
          <w:tab w:val="left" w:pos="1080"/>
        </w:tabs>
        <w:spacing w:before="55"/>
        <w:ind w:right="1151"/>
        <w:rPr>
          <w:sz w:val="20"/>
        </w:rPr>
      </w:pPr>
      <w:r w:rsidRPr="00F13DAE">
        <w:rPr>
          <w:sz w:val="20"/>
        </w:rPr>
        <w:t>Assist with identifying representatives from Handelsbanken’s various internal and external stakeholders who have an interest or are affected by the Project. This will ensure timely development and approval of deliverables.</w:t>
      </w:r>
    </w:p>
    <w:p w14:paraId="344C1C25" w14:textId="77777777" w:rsidR="00DA51A5" w:rsidRPr="00F13DAE" w:rsidRDefault="00AB654C">
      <w:pPr>
        <w:pStyle w:val="ListParagraph"/>
        <w:numPr>
          <w:ilvl w:val="0"/>
          <w:numId w:val="23"/>
        </w:numPr>
        <w:tabs>
          <w:tab w:val="left" w:pos="1080"/>
        </w:tabs>
        <w:spacing w:before="55"/>
        <w:ind w:right="1151"/>
        <w:rPr>
          <w:sz w:val="20"/>
        </w:rPr>
      </w:pPr>
      <w:r w:rsidRPr="00F13DAE">
        <w:rPr>
          <w:sz w:val="20"/>
        </w:rPr>
        <w:t>Facilitate scheduling of stakeholder representatives to participate in the exchange of information with the Archer Consultant.</w:t>
      </w:r>
    </w:p>
    <w:p w14:paraId="66E0794D" w14:textId="59C64AE5" w:rsidR="00DA51A5" w:rsidRPr="00F13DAE" w:rsidRDefault="00AB654C">
      <w:pPr>
        <w:pStyle w:val="ListParagraph"/>
        <w:numPr>
          <w:ilvl w:val="0"/>
          <w:numId w:val="23"/>
        </w:numPr>
        <w:tabs>
          <w:tab w:val="left" w:pos="1080"/>
        </w:tabs>
        <w:spacing w:before="55"/>
        <w:ind w:right="1151"/>
        <w:rPr>
          <w:sz w:val="20"/>
        </w:rPr>
      </w:pPr>
      <w:r w:rsidRPr="002474CF">
        <w:rPr>
          <w:sz w:val="20"/>
        </w:rPr>
        <w:t>Provide</w:t>
      </w:r>
      <w:r w:rsidRPr="00F13DAE">
        <w:rPr>
          <w:sz w:val="20"/>
        </w:rPr>
        <w:t xml:space="preserve"> </w:t>
      </w:r>
      <w:r w:rsidRPr="002474CF">
        <w:rPr>
          <w:sz w:val="20"/>
        </w:rPr>
        <w:t>documents/diagrams</w:t>
      </w:r>
      <w:r w:rsidRPr="00F13DAE">
        <w:rPr>
          <w:sz w:val="20"/>
        </w:rPr>
        <w:t xml:space="preserve"> </w:t>
      </w:r>
      <w:r w:rsidRPr="002474CF">
        <w:rPr>
          <w:sz w:val="20"/>
        </w:rPr>
        <w:t>detailing</w:t>
      </w:r>
      <w:r w:rsidRPr="00F13DAE">
        <w:rPr>
          <w:sz w:val="20"/>
        </w:rPr>
        <w:t xml:space="preserve"> </w:t>
      </w:r>
      <w:r w:rsidRPr="002474CF">
        <w:rPr>
          <w:sz w:val="20"/>
        </w:rPr>
        <w:t>business</w:t>
      </w:r>
      <w:r w:rsidRPr="00F13DAE">
        <w:rPr>
          <w:sz w:val="20"/>
        </w:rPr>
        <w:t xml:space="preserve"> </w:t>
      </w:r>
      <w:r w:rsidRPr="002474CF">
        <w:rPr>
          <w:sz w:val="20"/>
        </w:rPr>
        <w:t>requirements</w:t>
      </w:r>
      <w:r w:rsidRPr="00F13DAE">
        <w:rPr>
          <w:sz w:val="20"/>
        </w:rPr>
        <w:t xml:space="preserve"> </w:t>
      </w:r>
      <w:r w:rsidRPr="002474CF">
        <w:rPr>
          <w:sz w:val="20"/>
        </w:rPr>
        <w:t>information</w:t>
      </w:r>
      <w:r w:rsidRPr="00F13DAE">
        <w:rPr>
          <w:sz w:val="20"/>
        </w:rPr>
        <w:t xml:space="preserve"> </w:t>
      </w:r>
      <w:r w:rsidRPr="002474CF">
        <w:rPr>
          <w:sz w:val="20"/>
        </w:rPr>
        <w:t>in</w:t>
      </w:r>
      <w:r w:rsidRPr="00F13DAE">
        <w:rPr>
          <w:sz w:val="20"/>
        </w:rPr>
        <w:t xml:space="preserve"> </w:t>
      </w:r>
      <w:r w:rsidRPr="002474CF">
        <w:rPr>
          <w:sz w:val="20"/>
        </w:rPr>
        <w:t>a</w:t>
      </w:r>
      <w:r w:rsidRPr="00F13DAE">
        <w:rPr>
          <w:sz w:val="20"/>
        </w:rPr>
        <w:t xml:space="preserve"> </w:t>
      </w:r>
      <w:r w:rsidRPr="002474CF">
        <w:rPr>
          <w:sz w:val="20"/>
        </w:rPr>
        <w:t xml:space="preserve">timely </w:t>
      </w:r>
      <w:r w:rsidRPr="00F13DAE">
        <w:rPr>
          <w:sz w:val="20"/>
        </w:rPr>
        <w:t>manner.</w:t>
      </w:r>
    </w:p>
    <w:p w14:paraId="4C9A7236" w14:textId="30444B48" w:rsidR="00DA51A5" w:rsidRPr="00F13DAE" w:rsidRDefault="00AB654C">
      <w:pPr>
        <w:pStyle w:val="ListParagraph"/>
        <w:numPr>
          <w:ilvl w:val="0"/>
          <w:numId w:val="23"/>
        </w:numPr>
        <w:tabs>
          <w:tab w:val="left" w:pos="1080"/>
        </w:tabs>
        <w:spacing w:before="55"/>
        <w:ind w:right="1151"/>
        <w:rPr>
          <w:sz w:val="20"/>
        </w:rPr>
      </w:pPr>
      <w:r w:rsidRPr="00F13DAE">
        <w:rPr>
          <w:sz w:val="20"/>
        </w:rPr>
        <w:t>Provide subject-matter-experts for the systems that will be sourced by the Archer Data Feed Manager and provide a mechanism to access required source system data. Handelsbanken will be responsible for resolving any data or third-party system issues related to source system data.</w:t>
      </w:r>
    </w:p>
    <w:p w14:paraId="5C1C6964" w14:textId="189CB354" w:rsidR="00DA51A5" w:rsidRPr="00F13DAE" w:rsidRDefault="00AB654C">
      <w:pPr>
        <w:pStyle w:val="ListParagraph"/>
        <w:numPr>
          <w:ilvl w:val="0"/>
          <w:numId w:val="23"/>
        </w:numPr>
        <w:tabs>
          <w:tab w:val="left" w:pos="1080"/>
        </w:tabs>
        <w:spacing w:before="55"/>
        <w:ind w:right="1151"/>
        <w:rPr>
          <w:sz w:val="20"/>
        </w:rPr>
      </w:pPr>
      <w:r w:rsidRPr="00F13DAE">
        <w:rPr>
          <w:sz w:val="20"/>
        </w:rPr>
        <w:t>Manage and enable, if applicable, Archer access to Handelsbanken’s partners who may need to be involved.</w:t>
      </w:r>
    </w:p>
    <w:p w14:paraId="4904111F" w14:textId="7A7BD5A4" w:rsidR="00DA51A5" w:rsidRPr="00F13DAE" w:rsidRDefault="00AB654C">
      <w:pPr>
        <w:pStyle w:val="ListParagraph"/>
        <w:numPr>
          <w:ilvl w:val="0"/>
          <w:numId w:val="23"/>
        </w:numPr>
        <w:tabs>
          <w:tab w:val="left" w:pos="1079"/>
        </w:tabs>
        <w:spacing w:before="55"/>
        <w:ind w:right="1151"/>
        <w:rPr>
          <w:sz w:val="20"/>
        </w:rPr>
      </w:pPr>
      <w:r w:rsidRPr="00F13DAE">
        <w:rPr>
          <w:sz w:val="20"/>
        </w:rPr>
        <w:t>Respond in a timely fashion to questions posed by Archer regarding the project.</w:t>
      </w:r>
    </w:p>
    <w:p w14:paraId="3C11AC67" w14:textId="69B13058" w:rsidR="00DA51A5" w:rsidRPr="00F13DAE" w:rsidRDefault="00AB654C">
      <w:pPr>
        <w:pStyle w:val="ListParagraph"/>
        <w:numPr>
          <w:ilvl w:val="0"/>
          <w:numId w:val="23"/>
        </w:numPr>
        <w:tabs>
          <w:tab w:val="left" w:pos="1080"/>
        </w:tabs>
        <w:spacing w:before="55"/>
        <w:ind w:right="1151"/>
        <w:rPr>
          <w:sz w:val="20"/>
        </w:rPr>
      </w:pPr>
      <w:r w:rsidRPr="00F13DAE">
        <w:rPr>
          <w:sz w:val="20"/>
        </w:rPr>
        <w:t>If onsite work is required, provide all Archer consultants with necessary building and/ or machine room badges/passes, parking badges/passes, and a safe working environment, including a workspace and network access, if necessary.</w:t>
      </w:r>
    </w:p>
    <w:p w14:paraId="0D0FB29A" w14:textId="77777777" w:rsidR="00DA51A5" w:rsidRPr="00F13DAE" w:rsidRDefault="00AB654C">
      <w:pPr>
        <w:pStyle w:val="ListParagraph"/>
        <w:numPr>
          <w:ilvl w:val="0"/>
          <w:numId w:val="23"/>
        </w:numPr>
        <w:tabs>
          <w:tab w:val="left" w:pos="1080"/>
        </w:tabs>
        <w:spacing w:before="55"/>
        <w:ind w:right="1151"/>
        <w:rPr>
          <w:sz w:val="20"/>
        </w:rPr>
      </w:pPr>
      <w:r w:rsidRPr="00F13DAE">
        <w:rPr>
          <w:sz w:val="20"/>
        </w:rPr>
        <w:t>For remote work, the Archer Consultant(s) will require on demand System Administrator access to Handelsbanken’s Archer web-based portal and configuration environment to perform engagement activities. This may require providing a VPN (Virtual Private Network) or other secure remote access to the environment allowing the Archer Consultant to perform all engagement activities.</w:t>
      </w:r>
    </w:p>
    <w:p w14:paraId="2E4386DA" w14:textId="77777777" w:rsidR="00DA51A5" w:rsidRPr="00F13DAE" w:rsidRDefault="00AB654C">
      <w:pPr>
        <w:pStyle w:val="ListParagraph"/>
        <w:numPr>
          <w:ilvl w:val="0"/>
          <w:numId w:val="23"/>
        </w:numPr>
        <w:tabs>
          <w:tab w:val="left" w:pos="1080"/>
        </w:tabs>
        <w:spacing w:before="55"/>
        <w:ind w:right="1151"/>
        <w:rPr>
          <w:sz w:val="20"/>
        </w:rPr>
      </w:pPr>
      <w:r w:rsidRPr="00F13DAE">
        <w:rPr>
          <w:sz w:val="20"/>
        </w:rPr>
        <w:t>Be responsible for all non-Archer software and hardware set-up, installation, and troubleshooting, including all hardware, network, directory services set-up, and/or connectivity. Archer is not responsible for modification or enhancement of non-Archer 3rd party applications or systems.</w:t>
      </w:r>
    </w:p>
    <w:p w14:paraId="6F9928EB" w14:textId="77777777" w:rsidR="00DA51A5" w:rsidRPr="00F13DAE" w:rsidRDefault="00AB654C">
      <w:pPr>
        <w:pStyle w:val="ListParagraph"/>
        <w:numPr>
          <w:ilvl w:val="0"/>
          <w:numId w:val="23"/>
        </w:numPr>
        <w:tabs>
          <w:tab w:val="left" w:pos="1080"/>
        </w:tabs>
        <w:spacing w:before="55"/>
        <w:ind w:right="1151"/>
        <w:rPr>
          <w:sz w:val="20"/>
        </w:rPr>
      </w:pPr>
      <w:r>
        <w:rPr>
          <w:sz w:val="20"/>
        </w:rPr>
        <w:t>Archer</w:t>
      </w:r>
      <w:r w:rsidRPr="00F13DAE">
        <w:rPr>
          <w:sz w:val="20"/>
        </w:rPr>
        <w:t xml:space="preserve"> </w:t>
      </w:r>
      <w:r>
        <w:rPr>
          <w:sz w:val="20"/>
        </w:rPr>
        <w:t>reserves</w:t>
      </w:r>
      <w:r w:rsidRPr="00F13DAE">
        <w:rPr>
          <w:sz w:val="20"/>
        </w:rPr>
        <w:t xml:space="preserve"> </w:t>
      </w:r>
      <w:r>
        <w:rPr>
          <w:sz w:val="20"/>
        </w:rPr>
        <w:t>the</w:t>
      </w:r>
      <w:r w:rsidRPr="00F13DAE">
        <w:rPr>
          <w:sz w:val="20"/>
        </w:rPr>
        <w:t xml:space="preserve"> </w:t>
      </w:r>
      <w:r>
        <w:rPr>
          <w:sz w:val="20"/>
        </w:rPr>
        <w:t>right</w:t>
      </w:r>
      <w:r w:rsidRPr="00F13DAE">
        <w:rPr>
          <w:sz w:val="20"/>
        </w:rPr>
        <w:t xml:space="preserve"> </w:t>
      </w:r>
      <w:r>
        <w:rPr>
          <w:sz w:val="20"/>
        </w:rPr>
        <w:t>to</w:t>
      </w:r>
      <w:r w:rsidRPr="00F13DAE">
        <w:rPr>
          <w:sz w:val="20"/>
        </w:rPr>
        <w:t xml:space="preserve"> </w:t>
      </w:r>
      <w:r>
        <w:rPr>
          <w:sz w:val="20"/>
        </w:rPr>
        <w:t>suspend</w:t>
      </w:r>
      <w:r w:rsidRPr="00F13DAE">
        <w:rPr>
          <w:sz w:val="20"/>
        </w:rPr>
        <w:t xml:space="preserve"> </w:t>
      </w:r>
      <w:r>
        <w:rPr>
          <w:sz w:val="20"/>
        </w:rPr>
        <w:t>services</w:t>
      </w:r>
      <w:r w:rsidRPr="00F13DAE">
        <w:rPr>
          <w:sz w:val="20"/>
        </w:rPr>
        <w:t xml:space="preserve"> </w:t>
      </w:r>
      <w:r>
        <w:rPr>
          <w:sz w:val="20"/>
        </w:rPr>
        <w:t>and/or</w:t>
      </w:r>
      <w:r w:rsidRPr="00F13DAE">
        <w:rPr>
          <w:sz w:val="20"/>
        </w:rPr>
        <w:t xml:space="preserve"> </w:t>
      </w:r>
      <w:r>
        <w:rPr>
          <w:sz w:val="20"/>
        </w:rPr>
        <w:t>re-schedule</w:t>
      </w:r>
      <w:r w:rsidRPr="00F13DAE">
        <w:rPr>
          <w:sz w:val="20"/>
        </w:rPr>
        <w:t xml:space="preserve"> </w:t>
      </w:r>
      <w:r>
        <w:rPr>
          <w:sz w:val="20"/>
        </w:rPr>
        <w:t>resources</w:t>
      </w:r>
      <w:r w:rsidRPr="00F13DAE">
        <w:rPr>
          <w:sz w:val="20"/>
        </w:rPr>
        <w:t xml:space="preserve"> </w:t>
      </w:r>
      <w:r>
        <w:rPr>
          <w:sz w:val="20"/>
        </w:rPr>
        <w:t>should project pre-requisites not be met.</w:t>
      </w:r>
    </w:p>
    <w:p w14:paraId="61C3A366" w14:textId="77777777" w:rsidR="00DA51A5" w:rsidRPr="00F13DAE" w:rsidRDefault="00AB654C">
      <w:pPr>
        <w:pStyle w:val="ListParagraph"/>
        <w:numPr>
          <w:ilvl w:val="0"/>
          <w:numId w:val="23"/>
        </w:numPr>
        <w:tabs>
          <w:tab w:val="left" w:pos="1079"/>
        </w:tabs>
        <w:spacing w:before="55"/>
        <w:ind w:right="1151"/>
        <w:rPr>
          <w:sz w:val="20"/>
        </w:rPr>
      </w:pPr>
      <w:r>
        <w:rPr>
          <w:sz w:val="20"/>
        </w:rPr>
        <w:t>Have</w:t>
      </w:r>
      <w:r w:rsidRPr="00F13DAE">
        <w:rPr>
          <w:sz w:val="20"/>
        </w:rPr>
        <w:t xml:space="preserve"> </w:t>
      </w:r>
      <w:r>
        <w:rPr>
          <w:sz w:val="20"/>
        </w:rPr>
        <w:t>a</w:t>
      </w:r>
      <w:r w:rsidRPr="00F13DAE">
        <w:rPr>
          <w:sz w:val="20"/>
        </w:rPr>
        <w:t xml:space="preserve"> </w:t>
      </w:r>
      <w:r>
        <w:rPr>
          <w:sz w:val="20"/>
        </w:rPr>
        <w:t>properly</w:t>
      </w:r>
      <w:r w:rsidRPr="00F13DAE">
        <w:rPr>
          <w:sz w:val="20"/>
        </w:rPr>
        <w:t xml:space="preserve"> </w:t>
      </w:r>
      <w:r>
        <w:rPr>
          <w:sz w:val="20"/>
        </w:rPr>
        <w:t>licensed</w:t>
      </w:r>
      <w:r w:rsidRPr="00F13DAE">
        <w:rPr>
          <w:sz w:val="20"/>
        </w:rPr>
        <w:t xml:space="preserve"> </w:t>
      </w:r>
      <w:r>
        <w:rPr>
          <w:sz w:val="20"/>
        </w:rPr>
        <w:t>copy</w:t>
      </w:r>
      <w:r w:rsidRPr="00F13DAE">
        <w:rPr>
          <w:sz w:val="20"/>
        </w:rPr>
        <w:t xml:space="preserve"> </w:t>
      </w:r>
      <w:r>
        <w:rPr>
          <w:sz w:val="20"/>
        </w:rPr>
        <w:t>of</w:t>
      </w:r>
      <w:r w:rsidRPr="00F13DAE">
        <w:rPr>
          <w:sz w:val="20"/>
        </w:rPr>
        <w:t xml:space="preserve"> </w:t>
      </w:r>
      <w:r>
        <w:rPr>
          <w:sz w:val="20"/>
        </w:rPr>
        <w:t>all</w:t>
      </w:r>
      <w:r w:rsidRPr="00F13DAE">
        <w:rPr>
          <w:sz w:val="20"/>
        </w:rPr>
        <w:t xml:space="preserve"> </w:t>
      </w:r>
      <w:r>
        <w:rPr>
          <w:sz w:val="20"/>
        </w:rPr>
        <w:t>Archer</w:t>
      </w:r>
      <w:r w:rsidRPr="00F13DAE">
        <w:rPr>
          <w:sz w:val="20"/>
        </w:rPr>
        <w:t xml:space="preserve"> </w:t>
      </w:r>
      <w:r>
        <w:rPr>
          <w:sz w:val="20"/>
        </w:rPr>
        <w:t>software</w:t>
      </w:r>
      <w:r w:rsidRPr="00F13DAE">
        <w:rPr>
          <w:sz w:val="20"/>
        </w:rPr>
        <w:t xml:space="preserve"> </w:t>
      </w:r>
      <w:r>
        <w:rPr>
          <w:sz w:val="20"/>
        </w:rPr>
        <w:t>in</w:t>
      </w:r>
      <w:r w:rsidRPr="00F13DAE">
        <w:rPr>
          <w:sz w:val="20"/>
        </w:rPr>
        <w:t xml:space="preserve"> scope.</w:t>
      </w:r>
    </w:p>
    <w:p w14:paraId="29606CC7" w14:textId="77777777" w:rsidR="00DA51A5" w:rsidRPr="00F13DAE" w:rsidRDefault="00AB654C">
      <w:pPr>
        <w:pStyle w:val="ListParagraph"/>
        <w:numPr>
          <w:ilvl w:val="0"/>
          <w:numId w:val="23"/>
        </w:numPr>
        <w:tabs>
          <w:tab w:val="left" w:pos="1080"/>
        </w:tabs>
        <w:spacing w:before="55"/>
        <w:ind w:right="1151"/>
        <w:rPr>
          <w:sz w:val="20"/>
        </w:rPr>
      </w:pPr>
      <w:r w:rsidRPr="00F13DAE">
        <w:rPr>
          <w:sz w:val="20"/>
        </w:rPr>
        <w:t>Provide a functional environment for the Archer solution(s), as specified in the product documentation. This includes hardware and software component as applicable, network connectivity, DNS name resolution and firewall settings for the Archer solution(s).</w:t>
      </w:r>
    </w:p>
    <w:p w14:paraId="50DE118F" w14:textId="77777777" w:rsidR="00DA51A5" w:rsidRDefault="00AB654C">
      <w:pPr>
        <w:pStyle w:val="ListParagraph"/>
        <w:numPr>
          <w:ilvl w:val="0"/>
          <w:numId w:val="23"/>
        </w:numPr>
        <w:tabs>
          <w:tab w:val="left" w:pos="1080"/>
        </w:tabs>
        <w:spacing w:before="55"/>
        <w:ind w:right="1151"/>
        <w:rPr>
          <w:sz w:val="20"/>
        </w:rPr>
      </w:pPr>
      <w:r w:rsidRPr="00F13DAE">
        <w:rPr>
          <w:sz w:val="20"/>
        </w:rPr>
        <w:t xml:space="preserve">Handelsbanken’s Archer environment(s) will meet at least the minimum technical specifications outlined in the Archer installation guide. Archer Customer Support must officially support the environment and configuration for the installation of any </w:t>
      </w:r>
      <w:r w:rsidRPr="00F13DAE">
        <w:rPr>
          <w:sz w:val="20"/>
        </w:rPr>
        <w:lastRenderedPageBreak/>
        <w:t>Archer standard products.</w:t>
      </w:r>
    </w:p>
    <w:p w14:paraId="4CD168CF" w14:textId="77777777" w:rsidR="00E97DB7" w:rsidRDefault="00E97DB7" w:rsidP="006942BE">
      <w:pPr>
        <w:tabs>
          <w:tab w:val="left" w:pos="1080"/>
        </w:tabs>
        <w:spacing w:before="55"/>
        <w:ind w:right="1151"/>
        <w:rPr>
          <w:sz w:val="20"/>
        </w:rPr>
      </w:pPr>
    </w:p>
    <w:p w14:paraId="5720B59E" w14:textId="3B44BE4C" w:rsidR="006942BE" w:rsidRDefault="006942BE" w:rsidP="00E138D8">
      <w:pPr>
        <w:pStyle w:val="Heading1"/>
        <w:ind w:left="0" w:firstLine="360"/>
      </w:pPr>
      <w:bookmarkStart w:id="127" w:name="_Toc242398800"/>
      <w:r>
        <w:rPr>
          <w:color w:val="041A77"/>
        </w:rPr>
        <w:t>CHANGE</w:t>
      </w:r>
      <w:r>
        <w:rPr>
          <w:color w:val="041A77"/>
          <w:spacing w:val="-7"/>
        </w:rPr>
        <w:t xml:space="preserve"> </w:t>
      </w:r>
      <w:r>
        <w:rPr>
          <w:color w:val="041A77"/>
          <w:spacing w:val="-2"/>
        </w:rPr>
        <w:t>MANAGEMENT</w:t>
      </w:r>
      <w:bookmarkEnd w:id="127"/>
    </w:p>
    <w:p w14:paraId="77EDB14D" w14:textId="77777777" w:rsidR="000B3D84" w:rsidRPr="000B3D84" w:rsidRDefault="000B3D84" w:rsidP="000B3D84">
      <w:pPr>
        <w:pStyle w:val="BodyText"/>
        <w:spacing w:before="119"/>
        <w:ind w:left="360" w:right="1080"/>
      </w:pPr>
      <w:r w:rsidRPr="000B3D84">
        <w:t>Changes to the sequencing, prioritisation or nature of activities within the agreed Residency Services and available resource capacity may be managed through the residency governance process without requiring a formal Change Order.</w:t>
      </w:r>
    </w:p>
    <w:p w14:paraId="0D046F20" w14:textId="14059051" w:rsidR="006942BE" w:rsidRPr="006942BE" w:rsidRDefault="000B3D84" w:rsidP="000B3D84">
      <w:pPr>
        <w:pStyle w:val="BodyText"/>
        <w:spacing w:before="119"/>
        <w:ind w:left="360" w:right="1080"/>
        <w:sectPr w:rsidR="006942BE" w:rsidRPr="006942BE">
          <w:pgSz w:w="12240" w:h="15840"/>
          <w:pgMar w:top="1040" w:right="360" w:bottom="1500" w:left="1080" w:header="720" w:footer="1304" w:gutter="0"/>
          <w:cols w:space="720"/>
        </w:sectPr>
      </w:pPr>
      <w:r w:rsidRPr="006527D3">
        <w:rPr>
          <w:highlight w:val="yellow"/>
        </w:rPr>
        <w:t xml:space="preserve">Changes that require additional consulting capacity, specialist resources not included in this SOW, additional fees, an extension of the engagement term, or material changes to the contracted scope shall be subject to mutual written agreement and, where applicable, a formal Change Order in accordance with the </w:t>
      </w:r>
      <w:del w:id="128" w:author="Joanne Gregson" w:date="2026-10-09T17:03:00Z" w16du:dateUtc="2026-10-09T16:03:00Z">
        <w:r w:rsidRPr="006527D3" w:rsidDel="00834D4F">
          <w:rPr>
            <w:highlight w:val="yellow"/>
          </w:rPr>
          <w:delText>Agreement</w:delText>
        </w:r>
      </w:del>
      <w:ins w:id="129" w:author="Joanne Gregson" w:date="2026-10-09T17:03:00Z" w16du:dateUtc="2026-10-09T16:03:00Z">
        <w:r w:rsidR="00834D4F">
          <w:rPr>
            <w:highlight w:val="yellow"/>
          </w:rPr>
          <w:t>Master Service Agreement</w:t>
        </w:r>
      </w:ins>
      <w:r w:rsidRPr="006527D3">
        <w:rPr>
          <w:highlight w:val="yellow"/>
        </w:rPr>
        <w:t>.</w:t>
      </w:r>
    </w:p>
    <w:p w14:paraId="35E48448" w14:textId="77777777" w:rsidR="00DA51A5" w:rsidRDefault="00DA51A5" w:rsidP="006942BE">
      <w:pPr>
        <w:pStyle w:val="TableParagraph"/>
        <w:rPr>
          <w:sz w:val="18"/>
        </w:rPr>
      </w:pPr>
    </w:p>
    <w:p w14:paraId="0A9F55E9" w14:textId="1858316F" w:rsidR="00DA51A5" w:rsidRDefault="006942BE" w:rsidP="006942BE">
      <w:pPr>
        <w:tabs>
          <w:tab w:val="left" w:pos="771"/>
        </w:tabs>
        <w:rPr>
          <w:sz w:val="28"/>
        </w:rPr>
      </w:pPr>
      <w:r>
        <w:tab/>
      </w:r>
    </w:p>
    <w:p w14:paraId="1DAF85B7" w14:textId="77777777" w:rsidR="00DA51A5" w:rsidRDefault="00AB654C">
      <w:pPr>
        <w:pStyle w:val="Heading1"/>
      </w:pPr>
      <w:bookmarkStart w:id="130" w:name="_Toc242398801"/>
      <w:r>
        <w:rPr>
          <w:color w:val="041A77"/>
        </w:rPr>
        <w:t>ASSUMPTIONS</w:t>
      </w:r>
      <w:r>
        <w:rPr>
          <w:color w:val="041A77"/>
          <w:spacing w:val="-8"/>
        </w:rPr>
        <w:t xml:space="preserve"> </w:t>
      </w:r>
      <w:r>
        <w:rPr>
          <w:color w:val="041A77"/>
        </w:rPr>
        <w:t>AND</w:t>
      </w:r>
      <w:r>
        <w:rPr>
          <w:color w:val="041A77"/>
          <w:spacing w:val="-8"/>
        </w:rPr>
        <w:t xml:space="preserve"> </w:t>
      </w:r>
      <w:r>
        <w:rPr>
          <w:color w:val="041A77"/>
          <w:spacing w:val="-2"/>
        </w:rPr>
        <w:t>LIMITATIONS</w:t>
      </w:r>
      <w:bookmarkEnd w:id="130"/>
    </w:p>
    <w:p w14:paraId="71A98E8D" w14:textId="0D4F8F94" w:rsidR="00DA51A5" w:rsidRDefault="00AB654C">
      <w:pPr>
        <w:pStyle w:val="BodyText"/>
        <w:spacing w:before="119"/>
        <w:ind w:left="360" w:right="1127"/>
      </w:pPr>
      <w:r>
        <w:t>The</w:t>
      </w:r>
      <w:r>
        <w:rPr>
          <w:spacing w:val="-3"/>
        </w:rPr>
        <w:t xml:space="preserve"> </w:t>
      </w:r>
      <w:r>
        <w:t>following</w:t>
      </w:r>
      <w:r>
        <w:rPr>
          <w:spacing w:val="-3"/>
        </w:rPr>
        <w:t xml:space="preserve"> </w:t>
      </w:r>
      <w:r>
        <w:t>assumptions</w:t>
      </w:r>
      <w:r>
        <w:rPr>
          <w:spacing w:val="-3"/>
        </w:rPr>
        <w:t xml:space="preserve"> </w:t>
      </w:r>
      <w:r>
        <w:t>were</w:t>
      </w:r>
      <w:r>
        <w:rPr>
          <w:spacing w:val="-3"/>
        </w:rPr>
        <w:t xml:space="preserve"> </w:t>
      </w:r>
      <w:r>
        <w:t>developed</w:t>
      </w:r>
      <w:r>
        <w:rPr>
          <w:spacing w:val="-3"/>
        </w:rPr>
        <w:t xml:space="preserve"> </w:t>
      </w:r>
      <w:r>
        <w:t>in</w:t>
      </w:r>
      <w:r>
        <w:rPr>
          <w:spacing w:val="-3"/>
        </w:rPr>
        <w:t xml:space="preserve"> </w:t>
      </w:r>
      <w:r>
        <w:t>creating</w:t>
      </w:r>
      <w:r>
        <w:rPr>
          <w:spacing w:val="-3"/>
        </w:rPr>
        <w:t xml:space="preserve"> </w:t>
      </w:r>
      <w:r>
        <w:t>this</w:t>
      </w:r>
      <w:r>
        <w:rPr>
          <w:spacing w:val="-3"/>
        </w:rPr>
        <w:t xml:space="preserve"> </w:t>
      </w:r>
      <w:r>
        <w:t>Statement</w:t>
      </w:r>
      <w:r>
        <w:rPr>
          <w:spacing w:val="-3"/>
        </w:rPr>
        <w:t xml:space="preserve"> </w:t>
      </w:r>
      <w:r>
        <w:t>of</w:t>
      </w:r>
      <w:r>
        <w:rPr>
          <w:spacing w:val="-3"/>
        </w:rPr>
        <w:t xml:space="preserve"> </w:t>
      </w:r>
      <w:r>
        <w:t>Work.</w:t>
      </w:r>
      <w:r>
        <w:rPr>
          <w:spacing w:val="-3"/>
        </w:rPr>
        <w:t xml:space="preserve"> </w:t>
      </w:r>
      <w:r>
        <w:t>Any</w:t>
      </w:r>
      <w:r>
        <w:rPr>
          <w:spacing w:val="-3"/>
        </w:rPr>
        <w:t xml:space="preserve"> </w:t>
      </w:r>
      <w:r>
        <w:t>changes to these assumptions may impact the deliverables, project timeline, assigned resources, or estimated services fees.</w:t>
      </w:r>
    </w:p>
    <w:p w14:paraId="10CEA598" w14:textId="74419B86" w:rsidR="00DA51A5" w:rsidRDefault="00AB654C">
      <w:pPr>
        <w:pStyle w:val="ListParagraph"/>
        <w:numPr>
          <w:ilvl w:val="0"/>
          <w:numId w:val="23"/>
        </w:numPr>
        <w:tabs>
          <w:tab w:val="left" w:pos="1080"/>
        </w:tabs>
        <w:spacing w:before="240"/>
        <w:ind w:right="1697"/>
        <w:rPr>
          <w:rFonts w:ascii="Symbol" w:hAnsi="Symbol"/>
          <w:sz w:val="20"/>
        </w:rPr>
      </w:pPr>
      <w:r>
        <w:rPr>
          <w:sz w:val="20"/>
        </w:rPr>
        <w:t>Archer</w:t>
      </w:r>
      <w:r>
        <w:rPr>
          <w:spacing w:val="-3"/>
          <w:sz w:val="20"/>
        </w:rPr>
        <w:t xml:space="preserve"> </w:t>
      </w:r>
      <w:r>
        <w:rPr>
          <w:sz w:val="20"/>
        </w:rPr>
        <w:t>software</w:t>
      </w:r>
      <w:r>
        <w:rPr>
          <w:spacing w:val="-3"/>
          <w:sz w:val="20"/>
        </w:rPr>
        <w:t xml:space="preserve"> </w:t>
      </w:r>
      <w:r>
        <w:rPr>
          <w:sz w:val="20"/>
        </w:rPr>
        <w:t>development</w:t>
      </w:r>
      <w:r>
        <w:rPr>
          <w:spacing w:val="-3"/>
          <w:sz w:val="20"/>
        </w:rPr>
        <w:t xml:space="preserve"> </w:t>
      </w:r>
      <w:r>
        <w:rPr>
          <w:sz w:val="20"/>
        </w:rPr>
        <w:t>lifecycle</w:t>
      </w:r>
      <w:r>
        <w:rPr>
          <w:spacing w:val="-3"/>
          <w:sz w:val="20"/>
        </w:rPr>
        <w:t xml:space="preserve"> </w:t>
      </w:r>
      <w:r>
        <w:rPr>
          <w:sz w:val="20"/>
        </w:rPr>
        <w:t>and</w:t>
      </w:r>
      <w:r>
        <w:rPr>
          <w:spacing w:val="-3"/>
          <w:sz w:val="20"/>
        </w:rPr>
        <w:t xml:space="preserve"> </w:t>
      </w:r>
      <w:r>
        <w:rPr>
          <w:sz w:val="20"/>
        </w:rPr>
        <w:t>implementation</w:t>
      </w:r>
      <w:r>
        <w:rPr>
          <w:spacing w:val="-3"/>
          <w:sz w:val="20"/>
        </w:rPr>
        <w:t xml:space="preserve"> </w:t>
      </w:r>
      <w:r>
        <w:rPr>
          <w:sz w:val="20"/>
        </w:rPr>
        <w:t>methodology</w:t>
      </w:r>
      <w:r>
        <w:rPr>
          <w:spacing w:val="-3"/>
          <w:sz w:val="20"/>
        </w:rPr>
        <w:t xml:space="preserve"> </w:t>
      </w:r>
      <w:r>
        <w:rPr>
          <w:sz w:val="20"/>
        </w:rPr>
        <w:t>will</w:t>
      </w:r>
      <w:r>
        <w:rPr>
          <w:spacing w:val="-3"/>
          <w:sz w:val="20"/>
        </w:rPr>
        <w:t xml:space="preserve"> </w:t>
      </w:r>
      <w:r>
        <w:rPr>
          <w:sz w:val="20"/>
        </w:rPr>
        <w:t>be utili</w:t>
      </w:r>
      <w:r w:rsidR="007D014A">
        <w:rPr>
          <w:sz w:val="20"/>
        </w:rPr>
        <w:t>s</w:t>
      </w:r>
      <w:r>
        <w:rPr>
          <w:sz w:val="20"/>
        </w:rPr>
        <w:t>ed</w:t>
      </w:r>
      <w:r>
        <w:rPr>
          <w:spacing w:val="-5"/>
          <w:sz w:val="20"/>
        </w:rPr>
        <w:t xml:space="preserve"> </w:t>
      </w:r>
      <w:r>
        <w:rPr>
          <w:sz w:val="20"/>
        </w:rPr>
        <w:t>during</w:t>
      </w:r>
      <w:r>
        <w:rPr>
          <w:spacing w:val="-5"/>
          <w:sz w:val="20"/>
        </w:rPr>
        <w:t xml:space="preserve"> </w:t>
      </w:r>
      <w:r>
        <w:rPr>
          <w:sz w:val="20"/>
        </w:rPr>
        <w:t>this</w:t>
      </w:r>
      <w:r>
        <w:rPr>
          <w:spacing w:val="-4"/>
          <w:sz w:val="20"/>
        </w:rPr>
        <w:t xml:space="preserve"> </w:t>
      </w:r>
      <w:r>
        <w:rPr>
          <w:sz w:val="20"/>
        </w:rPr>
        <w:t>engagement.</w:t>
      </w:r>
      <w:r>
        <w:rPr>
          <w:spacing w:val="-3"/>
          <w:sz w:val="20"/>
        </w:rPr>
        <w:t xml:space="preserve"> </w:t>
      </w:r>
      <w:r>
        <w:rPr>
          <w:sz w:val="20"/>
        </w:rPr>
        <w:t>All</w:t>
      </w:r>
      <w:r>
        <w:rPr>
          <w:spacing w:val="-4"/>
          <w:sz w:val="20"/>
        </w:rPr>
        <w:t xml:space="preserve"> </w:t>
      </w:r>
      <w:r>
        <w:rPr>
          <w:sz w:val="20"/>
        </w:rPr>
        <w:t>deliverables</w:t>
      </w:r>
      <w:r>
        <w:rPr>
          <w:spacing w:val="-4"/>
          <w:sz w:val="20"/>
        </w:rPr>
        <w:t xml:space="preserve"> </w:t>
      </w:r>
      <w:r>
        <w:rPr>
          <w:sz w:val="20"/>
        </w:rPr>
        <w:t>for</w:t>
      </w:r>
      <w:r>
        <w:rPr>
          <w:spacing w:val="-4"/>
          <w:sz w:val="20"/>
        </w:rPr>
        <w:t xml:space="preserve"> </w:t>
      </w:r>
      <w:r>
        <w:rPr>
          <w:sz w:val="20"/>
        </w:rPr>
        <w:t>this</w:t>
      </w:r>
      <w:r>
        <w:rPr>
          <w:spacing w:val="-4"/>
          <w:sz w:val="20"/>
        </w:rPr>
        <w:t xml:space="preserve"> </w:t>
      </w:r>
      <w:r>
        <w:rPr>
          <w:sz w:val="20"/>
        </w:rPr>
        <w:t>engagement</w:t>
      </w:r>
      <w:r>
        <w:rPr>
          <w:spacing w:val="-4"/>
          <w:sz w:val="20"/>
        </w:rPr>
        <w:t xml:space="preserve"> </w:t>
      </w:r>
      <w:r>
        <w:rPr>
          <w:sz w:val="20"/>
        </w:rPr>
        <w:t>will</w:t>
      </w:r>
      <w:r>
        <w:rPr>
          <w:spacing w:val="-4"/>
          <w:sz w:val="20"/>
        </w:rPr>
        <w:t xml:space="preserve"> </w:t>
      </w:r>
      <w:r>
        <w:rPr>
          <w:sz w:val="20"/>
        </w:rPr>
        <w:t>utili</w:t>
      </w:r>
      <w:r w:rsidR="007D014A">
        <w:rPr>
          <w:sz w:val="20"/>
        </w:rPr>
        <w:t>s</w:t>
      </w:r>
      <w:r>
        <w:rPr>
          <w:sz w:val="20"/>
        </w:rPr>
        <w:t>e Archer templates, formats, and structure; the level of effort for this project is contingent upon this assumption.</w:t>
      </w:r>
    </w:p>
    <w:p w14:paraId="62B3811F" w14:textId="1C61CDE7" w:rsidR="00DA51A5" w:rsidRDefault="00AB654C">
      <w:pPr>
        <w:pStyle w:val="ListParagraph"/>
        <w:numPr>
          <w:ilvl w:val="0"/>
          <w:numId w:val="23"/>
        </w:numPr>
        <w:tabs>
          <w:tab w:val="left" w:pos="1079"/>
        </w:tabs>
        <w:spacing w:before="63"/>
        <w:ind w:left="1079" w:hanging="359"/>
        <w:rPr>
          <w:rFonts w:ascii="Symbol" w:hAnsi="Symbol"/>
          <w:sz w:val="20"/>
        </w:rPr>
      </w:pPr>
      <w:r>
        <w:rPr>
          <w:sz w:val="20"/>
        </w:rPr>
        <w:t>All</w:t>
      </w:r>
      <w:r>
        <w:rPr>
          <w:spacing w:val="-8"/>
          <w:sz w:val="20"/>
        </w:rPr>
        <w:t xml:space="preserve"> </w:t>
      </w:r>
      <w:r>
        <w:rPr>
          <w:sz w:val="20"/>
        </w:rPr>
        <w:t>configuration</w:t>
      </w:r>
      <w:r>
        <w:rPr>
          <w:spacing w:val="-6"/>
          <w:sz w:val="20"/>
        </w:rPr>
        <w:t xml:space="preserve"> </w:t>
      </w:r>
      <w:r>
        <w:rPr>
          <w:sz w:val="20"/>
        </w:rPr>
        <w:t>and</w:t>
      </w:r>
      <w:r>
        <w:rPr>
          <w:spacing w:val="-6"/>
          <w:sz w:val="20"/>
        </w:rPr>
        <w:t xml:space="preserve"> </w:t>
      </w:r>
      <w:r>
        <w:rPr>
          <w:sz w:val="20"/>
        </w:rPr>
        <w:t>build</w:t>
      </w:r>
      <w:r>
        <w:rPr>
          <w:spacing w:val="-6"/>
          <w:sz w:val="20"/>
        </w:rPr>
        <w:t xml:space="preserve"> </w:t>
      </w:r>
      <w:r>
        <w:rPr>
          <w:sz w:val="20"/>
        </w:rPr>
        <w:t>activities</w:t>
      </w:r>
      <w:r>
        <w:rPr>
          <w:spacing w:val="-6"/>
          <w:sz w:val="20"/>
        </w:rPr>
        <w:t xml:space="preserve"> </w:t>
      </w:r>
      <w:r>
        <w:rPr>
          <w:sz w:val="20"/>
        </w:rPr>
        <w:t>will</w:t>
      </w:r>
      <w:r>
        <w:rPr>
          <w:spacing w:val="-5"/>
          <w:sz w:val="20"/>
        </w:rPr>
        <w:t xml:space="preserve"> </w:t>
      </w:r>
      <w:r>
        <w:rPr>
          <w:sz w:val="20"/>
        </w:rPr>
        <w:t>be</w:t>
      </w:r>
      <w:r>
        <w:rPr>
          <w:spacing w:val="-6"/>
          <w:sz w:val="20"/>
        </w:rPr>
        <w:t xml:space="preserve"> </w:t>
      </w:r>
      <w:r>
        <w:rPr>
          <w:sz w:val="20"/>
        </w:rPr>
        <w:t>conducted</w:t>
      </w:r>
      <w:r>
        <w:rPr>
          <w:spacing w:val="-6"/>
          <w:sz w:val="20"/>
        </w:rPr>
        <w:t xml:space="preserve"> </w:t>
      </w:r>
      <w:r>
        <w:rPr>
          <w:sz w:val="20"/>
        </w:rPr>
        <w:t>by</w:t>
      </w:r>
      <w:r>
        <w:rPr>
          <w:spacing w:val="-6"/>
          <w:sz w:val="20"/>
        </w:rPr>
        <w:t xml:space="preserve"> </w:t>
      </w:r>
      <w:r>
        <w:rPr>
          <w:sz w:val="20"/>
        </w:rPr>
        <w:t>the</w:t>
      </w:r>
      <w:r>
        <w:rPr>
          <w:spacing w:val="-6"/>
          <w:sz w:val="20"/>
        </w:rPr>
        <w:t xml:space="preserve"> </w:t>
      </w:r>
      <w:r>
        <w:rPr>
          <w:sz w:val="20"/>
        </w:rPr>
        <w:t>Archer</w:t>
      </w:r>
      <w:r>
        <w:rPr>
          <w:spacing w:val="-6"/>
          <w:sz w:val="20"/>
        </w:rPr>
        <w:t xml:space="preserve"> </w:t>
      </w:r>
      <w:r w:rsidR="00BA3AB3">
        <w:rPr>
          <w:sz w:val="20"/>
        </w:rPr>
        <w:t>residency</w:t>
      </w:r>
      <w:r>
        <w:rPr>
          <w:spacing w:val="-5"/>
          <w:sz w:val="20"/>
        </w:rPr>
        <w:t xml:space="preserve"> </w:t>
      </w:r>
      <w:r>
        <w:rPr>
          <w:spacing w:val="-2"/>
          <w:sz w:val="20"/>
        </w:rPr>
        <w:t>team.</w:t>
      </w:r>
    </w:p>
    <w:p w14:paraId="1B6D785A" w14:textId="77777777" w:rsidR="00DA51A5" w:rsidRDefault="00AB654C">
      <w:pPr>
        <w:pStyle w:val="ListParagraph"/>
        <w:numPr>
          <w:ilvl w:val="0"/>
          <w:numId w:val="23"/>
        </w:numPr>
        <w:tabs>
          <w:tab w:val="left" w:pos="1080"/>
        </w:tabs>
        <w:spacing w:before="52"/>
        <w:ind w:right="1185"/>
        <w:rPr>
          <w:rFonts w:ascii="Symbol" w:hAnsi="Symbol"/>
          <w:sz w:val="20"/>
        </w:rPr>
      </w:pPr>
      <w:r>
        <w:rPr>
          <w:sz w:val="20"/>
        </w:rPr>
        <w:t>Archer Consultants will perform certain activities remotely (documentation, project management,</w:t>
      </w:r>
      <w:r>
        <w:rPr>
          <w:spacing w:val="-4"/>
          <w:sz w:val="20"/>
        </w:rPr>
        <w:t xml:space="preserve"> </w:t>
      </w:r>
      <w:r>
        <w:rPr>
          <w:sz w:val="20"/>
        </w:rPr>
        <w:t>custom</w:t>
      </w:r>
      <w:r>
        <w:rPr>
          <w:spacing w:val="-5"/>
          <w:sz w:val="20"/>
        </w:rPr>
        <w:t xml:space="preserve"> </w:t>
      </w:r>
      <w:r>
        <w:rPr>
          <w:sz w:val="20"/>
        </w:rPr>
        <w:t>development,</w:t>
      </w:r>
      <w:r>
        <w:rPr>
          <w:spacing w:val="-4"/>
          <w:sz w:val="20"/>
        </w:rPr>
        <w:t xml:space="preserve"> </w:t>
      </w:r>
      <w:r>
        <w:rPr>
          <w:sz w:val="20"/>
        </w:rPr>
        <w:t>etc.)</w:t>
      </w:r>
      <w:r>
        <w:rPr>
          <w:spacing w:val="-4"/>
          <w:sz w:val="20"/>
        </w:rPr>
        <w:t xml:space="preserve"> </w:t>
      </w:r>
      <w:r>
        <w:rPr>
          <w:sz w:val="20"/>
        </w:rPr>
        <w:t>that</w:t>
      </w:r>
      <w:r>
        <w:rPr>
          <w:spacing w:val="-4"/>
          <w:sz w:val="20"/>
        </w:rPr>
        <w:t xml:space="preserve"> </w:t>
      </w:r>
      <w:r>
        <w:rPr>
          <w:sz w:val="20"/>
        </w:rPr>
        <w:t>are</w:t>
      </w:r>
      <w:r>
        <w:rPr>
          <w:spacing w:val="-4"/>
          <w:sz w:val="20"/>
        </w:rPr>
        <w:t xml:space="preserve"> </w:t>
      </w:r>
      <w:r>
        <w:rPr>
          <w:sz w:val="20"/>
        </w:rPr>
        <w:t>still</w:t>
      </w:r>
      <w:r>
        <w:rPr>
          <w:spacing w:val="-4"/>
          <w:sz w:val="20"/>
        </w:rPr>
        <w:t xml:space="preserve"> </w:t>
      </w:r>
      <w:r>
        <w:rPr>
          <w:sz w:val="20"/>
        </w:rPr>
        <w:t>considered</w:t>
      </w:r>
      <w:r>
        <w:rPr>
          <w:spacing w:val="-5"/>
          <w:sz w:val="20"/>
        </w:rPr>
        <w:t xml:space="preserve"> </w:t>
      </w:r>
      <w:r>
        <w:rPr>
          <w:sz w:val="20"/>
        </w:rPr>
        <w:t>part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billable services under the terms of this SOW.</w:t>
      </w:r>
    </w:p>
    <w:p w14:paraId="7E074D29" w14:textId="77777777" w:rsidR="007D014A" w:rsidRPr="007D014A" w:rsidRDefault="007D014A">
      <w:pPr>
        <w:pStyle w:val="ListParagraph"/>
        <w:numPr>
          <w:ilvl w:val="0"/>
          <w:numId w:val="23"/>
        </w:numPr>
        <w:tabs>
          <w:tab w:val="left" w:pos="1080"/>
        </w:tabs>
        <w:ind w:right="1527"/>
        <w:rPr>
          <w:rFonts w:ascii="Symbol" w:hAnsi="Symbol"/>
          <w:sz w:val="20"/>
        </w:rPr>
      </w:pPr>
      <w:r>
        <w:rPr>
          <w:sz w:val="20"/>
        </w:rPr>
        <w:t>No travel is expected by Archer colleagues in performing these services and therefore is not subject to expense claims</w:t>
      </w:r>
    </w:p>
    <w:p w14:paraId="3AC90012" w14:textId="21C0D710" w:rsidR="00DA51A5" w:rsidRDefault="00AB654C">
      <w:pPr>
        <w:pStyle w:val="ListParagraph"/>
        <w:numPr>
          <w:ilvl w:val="0"/>
          <w:numId w:val="23"/>
        </w:numPr>
        <w:tabs>
          <w:tab w:val="left" w:pos="1080"/>
        </w:tabs>
        <w:ind w:right="1527"/>
        <w:rPr>
          <w:rFonts w:ascii="Symbol" w:hAnsi="Symbol"/>
          <w:sz w:val="20"/>
        </w:rPr>
      </w:pPr>
      <w:r>
        <w:rPr>
          <w:sz w:val="20"/>
        </w:rPr>
        <w:t>Services</w:t>
      </w:r>
      <w:r>
        <w:rPr>
          <w:spacing w:val="-3"/>
          <w:sz w:val="20"/>
        </w:rPr>
        <w:t xml:space="preserve"> </w:t>
      </w:r>
      <w:r>
        <w:rPr>
          <w:sz w:val="20"/>
        </w:rPr>
        <w:t>will</w:t>
      </w:r>
      <w:r>
        <w:rPr>
          <w:spacing w:val="-3"/>
          <w:sz w:val="20"/>
        </w:rPr>
        <w:t xml:space="preserve"> </w:t>
      </w:r>
      <w:r>
        <w:rPr>
          <w:sz w:val="20"/>
        </w:rPr>
        <w:t>be</w:t>
      </w:r>
      <w:r>
        <w:rPr>
          <w:spacing w:val="-3"/>
          <w:sz w:val="20"/>
        </w:rPr>
        <w:t xml:space="preserve"> </w:t>
      </w:r>
      <w:r>
        <w:rPr>
          <w:sz w:val="20"/>
        </w:rPr>
        <w:t>delivered</w:t>
      </w:r>
      <w:r>
        <w:rPr>
          <w:spacing w:val="-3"/>
          <w:sz w:val="20"/>
        </w:rPr>
        <w:t xml:space="preserve"> </w:t>
      </w:r>
      <w:r>
        <w:rPr>
          <w:sz w:val="20"/>
        </w:rPr>
        <w:t>during</w:t>
      </w:r>
      <w:r>
        <w:rPr>
          <w:spacing w:val="-3"/>
          <w:sz w:val="20"/>
        </w:rPr>
        <w:t xml:space="preserve"> </w:t>
      </w:r>
      <w:r>
        <w:rPr>
          <w:sz w:val="20"/>
        </w:rPr>
        <w:t>office</w:t>
      </w:r>
      <w:r>
        <w:rPr>
          <w:spacing w:val="-3"/>
          <w:sz w:val="20"/>
        </w:rPr>
        <w:t xml:space="preserve"> </w:t>
      </w:r>
      <w:r>
        <w:rPr>
          <w:sz w:val="20"/>
        </w:rPr>
        <w:t>hours</w:t>
      </w:r>
      <w:r>
        <w:rPr>
          <w:spacing w:val="-5"/>
          <w:sz w:val="20"/>
        </w:rPr>
        <w:t xml:space="preserve"> </w:t>
      </w:r>
      <w:r>
        <w:rPr>
          <w:sz w:val="20"/>
        </w:rPr>
        <w:t>during</w:t>
      </w:r>
      <w:r>
        <w:rPr>
          <w:spacing w:val="-4"/>
          <w:sz w:val="20"/>
        </w:rPr>
        <w:t xml:space="preserve"> </w:t>
      </w:r>
      <w:r>
        <w:rPr>
          <w:sz w:val="20"/>
        </w:rPr>
        <w:t>regular</w:t>
      </w:r>
      <w:r>
        <w:rPr>
          <w:spacing w:val="-3"/>
          <w:sz w:val="20"/>
        </w:rPr>
        <w:t xml:space="preserve"> </w:t>
      </w:r>
      <w:r>
        <w:rPr>
          <w:sz w:val="20"/>
        </w:rPr>
        <w:t>working</w:t>
      </w:r>
      <w:r>
        <w:rPr>
          <w:spacing w:val="-4"/>
          <w:sz w:val="20"/>
        </w:rPr>
        <w:t xml:space="preserve"> </w:t>
      </w:r>
      <w:r>
        <w:rPr>
          <w:sz w:val="20"/>
        </w:rPr>
        <w:t>days</w:t>
      </w:r>
      <w:r>
        <w:rPr>
          <w:spacing w:val="-3"/>
          <w:sz w:val="20"/>
        </w:rPr>
        <w:t xml:space="preserve"> </w:t>
      </w:r>
      <w:r>
        <w:rPr>
          <w:sz w:val="20"/>
        </w:rPr>
        <w:t>(as</w:t>
      </w:r>
      <w:r>
        <w:rPr>
          <w:spacing w:val="-3"/>
          <w:sz w:val="20"/>
        </w:rPr>
        <w:t xml:space="preserve"> </w:t>
      </w:r>
      <w:r>
        <w:rPr>
          <w:sz w:val="20"/>
        </w:rPr>
        <w:t>per service performance location).</w:t>
      </w:r>
    </w:p>
    <w:p w14:paraId="4C14748D" w14:textId="77777777" w:rsidR="00DA51A5" w:rsidRDefault="00AB654C">
      <w:pPr>
        <w:pStyle w:val="ListParagraph"/>
        <w:numPr>
          <w:ilvl w:val="0"/>
          <w:numId w:val="23"/>
        </w:numPr>
        <w:tabs>
          <w:tab w:val="left" w:pos="1080"/>
        </w:tabs>
        <w:spacing w:before="1" w:line="235" w:lineRule="auto"/>
        <w:ind w:right="1396"/>
        <w:rPr>
          <w:rFonts w:ascii="Symbol" w:hAnsi="Symbol"/>
          <w:sz w:val="20"/>
        </w:rPr>
      </w:pPr>
      <w:r>
        <w:rPr>
          <w:sz w:val="20"/>
        </w:rPr>
        <w:t>Archer</w:t>
      </w:r>
      <w:r>
        <w:rPr>
          <w:spacing w:val="-4"/>
          <w:sz w:val="20"/>
        </w:rPr>
        <w:t xml:space="preserve"> </w:t>
      </w:r>
      <w:r>
        <w:rPr>
          <w:sz w:val="20"/>
        </w:rPr>
        <w:t>reserves</w:t>
      </w:r>
      <w:r>
        <w:rPr>
          <w:spacing w:val="-4"/>
          <w:sz w:val="20"/>
        </w:rPr>
        <w:t xml:space="preserve"> </w:t>
      </w:r>
      <w:r>
        <w:rPr>
          <w:sz w:val="20"/>
        </w:rPr>
        <w:t>the</w:t>
      </w:r>
      <w:r>
        <w:rPr>
          <w:spacing w:val="-4"/>
          <w:sz w:val="20"/>
        </w:rPr>
        <w:t xml:space="preserve"> </w:t>
      </w:r>
      <w:r>
        <w:rPr>
          <w:sz w:val="20"/>
        </w:rPr>
        <w:t>right</w:t>
      </w:r>
      <w:r>
        <w:rPr>
          <w:spacing w:val="-4"/>
          <w:sz w:val="20"/>
        </w:rPr>
        <w:t xml:space="preserve"> </w:t>
      </w:r>
      <w:r>
        <w:rPr>
          <w:sz w:val="20"/>
        </w:rPr>
        <w:t>to</w:t>
      </w:r>
      <w:r>
        <w:rPr>
          <w:spacing w:val="-5"/>
          <w:sz w:val="20"/>
        </w:rPr>
        <w:t xml:space="preserve"> </w:t>
      </w:r>
      <w:r>
        <w:rPr>
          <w:sz w:val="20"/>
        </w:rPr>
        <w:t>suspend</w:t>
      </w:r>
      <w:r>
        <w:rPr>
          <w:spacing w:val="-5"/>
          <w:sz w:val="20"/>
        </w:rPr>
        <w:t xml:space="preserve"> </w:t>
      </w:r>
      <w:r>
        <w:rPr>
          <w:sz w:val="20"/>
        </w:rPr>
        <w:t>services</w:t>
      </w:r>
      <w:r>
        <w:rPr>
          <w:spacing w:val="-4"/>
          <w:sz w:val="20"/>
        </w:rPr>
        <w:t xml:space="preserve"> </w:t>
      </w:r>
      <w:r>
        <w:rPr>
          <w:sz w:val="20"/>
        </w:rPr>
        <w:t>and/or</w:t>
      </w:r>
      <w:r>
        <w:rPr>
          <w:spacing w:val="-4"/>
          <w:sz w:val="20"/>
        </w:rPr>
        <w:t xml:space="preserve"> </w:t>
      </w:r>
      <w:r>
        <w:rPr>
          <w:sz w:val="20"/>
        </w:rPr>
        <w:t>re-schedule</w:t>
      </w:r>
      <w:r>
        <w:rPr>
          <w:spacing w:val="-4"/>
          <w:sz w:val="20"/>
        </w:rPr>
        <w:t xml:space="preserve"> </w:t>
      </w:r>
      <w:r>
        <w:rPr>
          <w:sz w:val="20"/>
        </w:rPr>
        <w:t>resources</w:t>
      </w:r>
      <w:r>
        <w:rPr>
          <w:spacing w:val="-5"/>
          <w:sz w:val="20"/>
        </w:rPr>
        <w:t xml:space="preserve"> </w:t>
      </w:r>
      <w:r>
        <w:rPr>
          <w:sz w:val="20"/>
        </w:rPr>
        <w:t>should project assumptions be different from the actual situation.</w:t>
      </w:r>
    </w:p>
    <w:p w14:paraId="47C82009" w14:textId="2C8435B3" w:rsidR="00DA51A5" w:rsidRDefault="00AB654C">
      <w:pPr>
        <w:pStyle w:val="ListParagraph"/>
        <w:numPr>
          <w:ilvl w:val="0"/>
          <w:numId w:val="23"/>
        </w:numPr>
        <w:tabs>
          <w:tab w:val="left" w:pos="1080"/>
        </w:tabs>
        <w:spacing w:before="3"/>
        <w:ind w:right="1094"/>
        <w:rPr>
          <w:rFonts w:ascii="Symbol" w:hAnsi="Symbol"/>
          <w:sz w:val="20"/>
        </w:rPr>
      </w:pPr>
      <w:r>
        <w:rPr>
          <w:sz w:val="20"/>
        </w:rPr>
        <w:t>Custom</w:t>
      </w:r>
      <w:r>
        <w:rPr>
          <w:spacing w:val="-4"/>
          <w:sz w:val="20"/>
        </w:rPr>
        <w:t xml:space="preserve"> </w:t>
      </w:r>
      <w:r>
        <w:rPr>
          <w:sz w:val="20"/>
        </w:rPr>
        <w:t>software</w:t>
      </w:r>
      <w:r>
        <w:rPr>
          <w:spacing w:val="-4"/>
          <w:sz w:val="20"/>
        </w:rPr>
        <w:t xml:space="preserve"> </w:t>
      </w:r>
      <w:r w:rsidRPr="001F1790">
        <w:rPr>
          <w:color w:val="000000" w:themeColor="text1"/>
          <w:sz w:val="20"/>
        </w:rPr>
        <w:t>development</w:t>
      </w:r>
      <w:r w:rsidRPr="001F1790">
        <w:rPr>
          <w:color w:val="000000" w:themeColor="text1"/>
          <w:spacing w:val="-3"/>
          <w:sz w:val="20"/>
        </w:rPr>
        <w:t xml:space="preserve"> </w:t>
      </w:r>
      <w:r w:rsidR="007D014A" w:rsidRPr="001F1790">
        <w:rPr>
          <w:color w:val="000000" w:themeColor="text1"/>
          <w:spacing w:val="-3"/>
          <w:sz w:val="20"/>
        </w:rPr>
        <w:t>(aside from minor configurations)</w:t>
      </w:r>
      <w:r w:rsidR="001F1790">
        <w:rPr>
          <w:color w:val="000000" w:themeColor="text1"/>
          <w:spacing w:val="-3"/>
          <w:sz w:val="20"/>
        </w:rPr>
        <w:t xml:space="preserve"> </w:t>
      </w:r>
      <w:r w:rsidRPr="001F1790">
        <w:rPr>
          <w:color w:val="000000" w:themeColor="text1"/>
          <w:sz w:val="20"/>
        </w:rPr>
        <w:t>will</w:t>
      </w:r>
      <w:r w:rsidRPr="001F1790">
        <w:rPr>
          <w:color w:val="000000" w:themeColor="text1"/>
          <w:spacing w:val="-3"/>
          <w:sz w:val="20"/>
        </w:rPr>
        <w:t xml:space="preserve"> </w:t>
      </w:r>
      <w:r w:rsidRPr="001F1790">
        <w:rPr>
          <w:color w:val="000000" w:themeColor="text1"/>
          <w:sz w:val="20"/>
        </w:rPr>
        <w:t>not</w:t>
      </w:r>
      <w:r w:rsidRPr="001F1790">
        <w:rPr>
          <w:color w:val="000000" w:themeColor="text1"/>
          <w:spacing w:val="-3"/>
          <w:sz w:val="20"/>
        </w:rPr>
        <w:t xml:space="preserve"> </w:t>
      </w:r>
      <w:r w:rsidRPr="001F1790">
        <w:rPr>
          <w:color w:val="000000" w:themeColor="text1"/>
          <w:sz w:val="20"/>
        </w:rPr>
        <w:t>be</w:t>
      </w:r>
      <w:r w:rsidRPr="001F1790">
        <w:rPr>
          <w:color w:val="000000" w:themeColor="text1"/>
          <w:spacing w:val="-4"/>
          <w:sz w:val="20"/>
        </w:rPr>
        <w:t xml:space="preserve"> </w:t>
      </w:r>
      <w:r w:rsidRPr="001F1790">
        <w:rPr>
          <w:color w:val="000000" w:themeColor="text1"/>
          <w:sz w:val="20"/>
        </w:rPr>
        <w:t>included</w:t>
      </w:r>
      <w:r w:rsidRPr="001F1790">
        <w:rPr>
          <w:color w:val="000000" w:themeColor="text1"/>
          <w:spacing w:val="-4"/>
          <w:sz w:val="20"/>
        </w:rPr>
        <w:t xml:space="preserve"> </w:t>
      </w:r>
      <w:r w:rsidRPr="001F1790">
        <w:rPr>
          <w:color w:val="000000" w:themeColor="text1"/>
          <w:sz w:val="20"/>
        </w:rPr>
        <w:t>within</w:t>
      </w:r>
      <w:r w:rsidRPr="001F1790">
        <w:rPr>
          <w:color w:val="000000" w:themeColor="text1"/>
          <w:spacing w:val="-4"/>
          <w:sz w:val="20"/>
        </w:rPr>
        <w:t xml:space="preserve"> </w:t>
      </w:r>
      <w:r w:rsidRPr="001F1790">
        <w:rPr>
          <w:color w:val="000000" w:themeColor="text1"/>
          <w:sz w:val="20"/>
        </w:rPr>
        <w:t>the</w:t>
      </w:r>
      <w:r w:rsidRPr="001F1790">
        <w:rPr>
          <w:color w:val="000000" w:themeColor="text1"/>
          <w:spacing w:val="-4"/>
          <w:sz w:val="20"/>
        </w:rPr>
        <w:t xml:space="preserve"> </w:t>
      </w:r>
      <w:r w:rsidRPr="001F1790">
        <w:rPr>
          <w:color w:val="000000" w:themeColor="text1"/>
          <w:sz w:val="20"/>
        </w:rPr>
        <w:t>scope</w:t>
      </w:r>
      <w:r w:rsidRPr="001F1790">
        <w:rPr>
          <w:color w:val="000000" w:themeColor="text1"/>
          <w:spacing w:val="-4"/>
          <w:sz w:val="20"/>
        </w:rPr>
        <w:t xml:space="preserve"> </w:t>
      </w:r>
      <w:r w:rsidRPr="001F1790">
        <w:rPr>
          <w:color w:val="000000" w:themeColor="text1"/>
          <w:sz w:val="20"/>
        </w:rPr>
        <w:t>of</w:t>
      </w:r>
      <w:r w:rsidRPr="001F1790">
        <w:rPr>
          <w:color w:val="000000" w:themeColor="text1"/>
          <w:spacing w:val="-3"/>
          <w:sz w:val="20"/>
        </w:rPr>
        <w:t xml:space="preserve"> </w:t>
      </w:r>
      <w:r w:rsidRPr="001F1790">
        <w:rPr>
          <w:color w:val="000000" w:themeColor="text1"/>
          <w:sz w:val="20"/>
        </w:rPr>
        <w:t>this</w:t>
      </w:r>
      <w:r w:rsidRPr="001F1790">
        <w:rPr>
          <w:color w:val="000000" w:themeColor="text1"/>
          <w:spacing w:val="-3"/>
          <w:sz w:val="20"/>
        </w:rPr>
        <w:t xml:space="preserve"> </w:t>
      </w:r>
      <w:r w:rsidRPr="001F1790">
        <w:rPr>
          <w:color w:val="000000" w:themeColor="text1"/>
          <w:sz w:val="20"/>
        </w:rPr>
        <w:t>Statement of</w:t>
      </w:r>
      <w:r w:rsidRPr="001F1790">
        <w:rPr>
          <w:color w:val="000000" w:themeColor="text1"/>
          <w:spacing w:val="-4"/>
          <w:sz w:val="20"/>
        </w:rPr>
        <w:t xml:space="preserve"> </w:t>
      </w:r>
      <w:r w:rsidRPr="001F1790">
        <w:rPr>
          <w:color w:val="000000" w:themeColor="text1"/>
          <w:sz w:val="20"/>
        </w:rPr>
        <w:t>Work.</w:t>
      </w:r>
      <w:r w:rsidRPr="001F1790">
        <w:rPr>
          <w:color w:val="000000" w:themeColor="text1"/>
          <w:spacing w:val="-4"/>
          <w:sz w:val="20"/>
        </w:rPr>
        <w:t xml:space="preserve"> </w:t>
      </w:r>
      <w:r w:rsidRPr="001F1790">
        <w:rPr>
          <w:color w:val="000000" w:themeColor="text1"/>
          <w:sz w:val="20"/>
        </w:rPr>
        <w:t>If,</w:t>
      </w:r>
      <w:r w:rsidRPr="001F1790">
        <w:rPr>
          <w:color w:val="000000" w:themeColor="text1"/>
          <w:spacing w:val="-4"/>
          <w:sz w:val="20"/>
        </w:rPr>
        <w:t xml:space="preserve"> </w:t>
      </w:r>
      <w:r w:rsidRPr="001F1790">
        <w:rPr>
          <w:color w:val="000000" w:themeColor="text1"/>
          <w:sz w:val="20"/>
        </w:rPr>
        <w:t>at</w:t>
      </w:r>
      <w:r w:rsidRPr="001F1790">
        <w:rPr>
          <w:color w:val="000000" w:themeColor="text1"/>
          <w:spacing w:val="-5"/>
          <w:sz w:val="20"/>
        </w:rPr>
        <w:t xml:space="preserve"> </w:t>
      </w:r>
      <w:r w:rsidRPr="001F1790">
        <w:rPr>
          <w:color w:val="000000" w:themeColor="text1"/>
          <w:sz w:val="20"/>
        </w:rPr>
        <w:t>Handelsbanken’s</w:t>
      </w:r>
      <w:r w:rsidRPr="001F1790">
        <w:rPr>
          <w:color w:val="000000" w:themeColor="text1"/>
          <w:spacing w:val="-4"/>
          <w:sz w:val="20"/>
        </w:rPr>
        <w:t xml:space="preserve"> </w:t>
      </w:r>
      <w:r w:rsidRPr="001F1790">
        <w:rPr>
          <w:color w:val="000000" w:themeColor="text1"/>
          <w:sz w:val="20"/>
        </w:rPr>
        <w:t>request,</w:t>
      </w:r>
      <w:r w:rsidRPr="001F1790">
        <w:rPr>
          <w:color w:val="000000" w:themeColor="text1"/>
          <w:spacing w:val="-4"/>
          <w:sz w:val="20"/>
        </w:rPr>
        <w:t xml:space="preserve"> </w:t>
      </w:r>
      <w:r w:rsidRPr="001F1790">
        <w:rPr>
          <w:color w:val="000000" w:themeColor="text1"/>
          <w:sz w:val="20"/>
        </w:rPr>
        <w:t>Archer</w:t>
      </w:r>
      <w:r w:rsidRPr="001F1790">
        <w:rPr>
          <w:color w:val="000000" w:themeColor="text1"/>
          <w:spacing w:val="-4"/>
          <w:sz w:val="20"/>
        </w:rPr>
        <w:t xml:space="preserve"> </w:t>
      </w:r>
      <w:r w:rsidRPr="001F1790">
        <w:rPr>
          <w:color w:val="000000" w:themeColor="text1"/>
          <w:sz w:val="20"/>
        </w:rPr>
        <w:t>Consultants</w:t>
      </w:r>
      <w:r w:rsidRPr="001F1790">
        <w:rPr>
          <w:color w:val="000000" w:themeColor="text1"/>
          <w:spacing w:val="-4"/>
          <w:sz w:val="20"/>
        </w:rPr>
        <w:t xml:space="preserve"> </w:t>
      </w:r>
      <w:r w:rsidRPr="001F1790">
        <w:rPr>
          <w:color w:val="000000" w:themeColor="text1"/>
          <w:sz w:val="20"/>
        </w:rPr>
        <w:t>may</w:t>
      </w:r>
      <w:r w:rsidRPr="001F1790">
        <w:rPr>
          <w:color w:val="000000" w:themeColor="text1"/>
          <w:spacing w:val="-4"/>
          <w:sz w:val="20"/>
        </w:rPr>
        <w:t xml:space="preserve"> </w:t>
      </w:r>
      <w:r w:rsidR="001F1790" w:rsidRPr="001F1790">
        <w:rPr>
          <w:color w:val="000000" w:themeColor="text1"/>
          <w:sz w:val="20"/>
        </w:rPr>
        <w:t>customi</w:t>
      </w:r>
      <w:r w:rsidR="001F1790">
        <w:rPr>
          <w:color w:val="000000" w:themeColor="text1"/>
          <w:sz w:val="20"/>
        </w:rPr>
        <w:t>s</w:t>
      </w:r>
      <w:r w:rsidR="001F1790" w:rsidRPr="001F1790">
        <w:rPr>
          <w:color w:val="000000" w:themeColor="text1"/>
          <w:sz w:val="20"/>
        </w:rPr>
        <w:t>e</w:t>
      </w:r>
      <w:r w:rsidRPr="001F1790">
        <w:rPr>
          <w:color w:val="000000" w:themeColor="text1"/>
          <w:spacing w:val="-4"/>
          <w:sz w:val="20"/>
        </w:rPr>
        <w:t xml:space="preserve"> </w:t>
      </w:r>
      <w:r w:rsidRPr="001F1790">
        <w:rPr>
          <w:color w:val="000000" w:themeColor="text1"/>
          <w:sz w:val="20"/>
        </w:rPr>
        <w:t>the</w:t>
      </w:r>
      <w:r w:rsidRPr="001F1790">
        <w:rPr>
          <w:color w:val="000000" w:themeColor="text1"/>
          <w:spacing w:val="-4"/>
          <w:sz w:val="20"/>
        </w:rPr>
        <w:t xml:space="preserve"> </w:t>
      </w:r>
      <w:r w:rsidRPr="001F1790">
        <w:rPr>
          <w:color w:val="000000" w:themeColor="text1"/>
          <w:sz w:val="20"/>
        </w:rPr>
        <w:t xml:space="preserve">look-and-feel of an Archer product while </w:t>
      </w:r>
      <w:r>
        <w:rPr>
          <w:sz w:val="20"/>
        </w:rPr>
        <w:t>installing and configuring at Handelsbanken’s location by following the Change Control process. Any code written (e.g., scripts, CGI, HTML, etc.) by the Archer Consultant is provided on an “as-is” basis, with no warranty implied or provided. Handelsbanken is responsible for support and maintenance</w:t>
      </w:r>
      <w:r>
        <w:rPr>
          <w:spacing w:val="-1"/>
          <w:sz w:val="20"/>
        </w:rPr>
        <w:t xml:space="preserve"> </w:t>
      </w:r>
      <w:r>
        <w:rPr>
          <w:sz w:val="20"/>
        </w:rPr>
        <w:t>of</w:t>
      </w:r>
      <w:r>
        <w:rPr>
          <w:spacing w:val="-1"/>
          <w:sz w:val="20"/>
        </w:rPr>
        <w:t xml:space="preserve"> </w:t>
      </w:r>
      <w:r>
        <w:rPr>
          <w:sz w:val="20"/>
        </w:rPr>
        <w:t>this</w:t>
      </w:r>
      <w:r>
        <w:rPr>
          <w:spacing w:val="-1"/>
          <w:sz w:val="20"/>
        </w:rPr>
        <w:t xml:space="preserve"> </w:t>
      </w:r>
      <w:r>
        <w:rPr>
          <w:sz w:val="20"/>
        </w:rPr>
        <w:t>software,</w:t>
      </w:r>
      <w:r>
        <w:rPr>
          <w:spacing w:val="-1"/>
          <w:sz w:val="20"/>
        </w:rPr>
        <w:t xml:space="preserve"> </w:t>
      </w:r>
      <w:r>
        <w:rPr>
          <w:sz w:val="20"/>
        </w:rPr>
        <w:t>unless</w:t>
      </w:r>
      <w:r>
        <w:rPr>
          <w:spacing w:val="-1"/>
          <w:sz w:val="20"/>
        </w:rPr>
        <w:t xml:space="preserve"> </w:t>
      </w:r>
      <w:r>
        <w:rPr>
          <w:sz w:val="20"/>
        </w:rPr>
        <w:t>a</w:t>
      </w:r>
      <w:r>
        <w:rPr>
          <w:spacing w:val="-1"/>
          <w:sz w:val="20"/>
        </w:rPr>
        <w:t xml:space="preserve"> </w:t>
      </w:r>
      <w:r>
        <w:rPr>
          <w:sz w:val="20"/>
        </w:rPr>
        <w:t>Custom</w:t>
      </w:r>
      <w:r>
        <w:rPr>
          <w:spacing w:val="-2"/>
          <w:sz w:val="20"/>
        </w:rPr>
        <w:t xml:space="preserve"> </w:t>
      </w:r>
      <w:r>
        <w:rPr>
          <w:sz w:val="20"/>
        </w:rPr>
        <w:t>Application</w:t>
      </w:r>
      <w:r>
        <w:rPr>
          <w:spacing w:val="-1"/>
          <w:sz w:val="20"/>
        </w:rPr>
        <w:t xml:space="preserve"> </w:t>
      </w:r>
      <w:r>
        <w:rPr>
          <w:sz w:val="20"/>
        </w:rPr>
        <w:t>Support</w:t>
      </w:r>
      <w:r>
        <w:rPr>
          <w:spacing w:val="-1"/>
          <w:sz w:val="20"/>
        </w:rPr>
        <w:t xml:space="preserve"> </w:t>
      </w:r>
      <w:r>
        <w:rPr>
          <w:sz w:val="20"/>
        </w:rPr>
        <w:t>(CAS)</w:t>
      </w:r>
      <w:r>
        <w:rPr>
          <w:spacing w:val="-1"/>
          <w:sz w:val="20"/>
        </w:rPr>
        <w:t xml:space="preserve"> </w:t>
      </w:r>
      <w:r>
        <w:rPr>
          <w:sz w:val="20"/>
        </w:rPr>
        <w:t>agreement is purchased by Handelsbanken.</w:t>
      </w:r>
    </w:p>
    <w:p w14:paraId="6381D8CD" w14:textId="77777777" w:rsidR="00DA51A5" w:rsidRDefault="00DA51A5">
      <w:pPr>
        <w:pStyle w:val="ListParagraph"/>
        <w:rPr>
          <w:rFonts w:ascii="Symbol" w:hAnsi="Symbol"/>
          <w:sz w:val="20"/>
        </w:rPr>
        <w:sectPr w:rsidR="00DA51A5">
          <w:pgSz w:w="12240" w:h="15840"/>
          <w:pgMar w:top="1040" w:right="360" w:bottom="1500" w:left="1080" w:header="720" w:footer="1304" w:gutter="0"/>
          <w:cols w:space="720"/>
        </w:sectPr>
      </w:pPr>
    </w:p>
    <w:p w14:paraId="07672105" w14:textId="7F0FC0E4" w:rsidR="00DA51A5" w:rsidRDefault="00DA51A5">
      <w:pPr>
        <w:pStyle w:val="BodyText"/>
        <w:spacing w:before="59"/>
        <w:rPr>
          <w:sz w:val="28"/>
        </w:rPr>
      </w:pPr>
    </w:p>
    <w:p w14:paraId="1A6A698D" w14:textId="5E478CE7" w:rsidR="00DA51A5" w:rsidRDefault="00002581">
      <w:pPr>
        <w:pStyle w:val="Heading1"/>
      </w:pPr>
      <w:bookmarkStart w:id="131" w:name="_Toc242398802"/>
      <w:r>
        <w:rPr>
          <w:color w:val="041A77"/>
        </w:rPr>
        <w:t>CHARGES</w:t>
      </w:r>
      <w:bookmarkEnd w:id="131"/>
    </w:p>
    <w:p w14:paraId="6AF8D2E3" w14:textId="5AD486CD" w:rsidR="00DA51A5" w:rsidRDefault="00002581" w:rsidP="00E8655A">
      <w:pPr>
        <w:pStyle w:val="BodyText"/>
        <w:spacing w:before="115"/>
        <w:ind w:left="360" w:right="1127"/>
      </w:pPr>
      <w:r>
        <w:t xml:space="preserve">The following Charges shall be payable in consideration of the provision of the Services and/or Deliverables pursuant to this Statement of Work and are outlined in the Order Form (ref: </w:t>
      </w:r>
      <w:r w:rsidRPr="00002581">
        <w:t>Q-</w:t>
      </w:r>
      <w:r w:rsidR="008D41C9" w:rsidRPr="008D41C9">
        <w:t xml:space="preserve"> </w:t>
      </w:r>
      <w:r w:rsidR="008D5AFB" w:rsidRPr="008D5AFB">
        <w:t>18773</w:t>
      </w:r>
      <w:r>
        <w:t>)</w:t>
      </w:r>
      <w:r w:rsidR="00512E80">
        <w:t xml:space="preserve"> signed</w:t>
      </w:r>
      <w:ins w:id="132" w:author="Joanne Gregson" w:date="2026-10-09T17:04:00Z" w16du:dateUtc="2026-10-09T16:04:00Z">
        <w:r w:rsidR="00834D4F">
          <w:t xml:space="preserve"> on or around the time of this Statement of Work</w:t>
        </w:r>
      </w:ins>
      <w:del w:id="133" w:author="Joanne Gregson" w:date="2026-10-09T17:04:00Z" w16du:dateUtc="2026-10-09T16:04:00Z">
        <w:r w:rsidR="00512E80" w:rsidDel="00834D4F">
          <w:delText>.</w:delText>
        </w:r>
      </w:del>
    </w:p>
    <w:p w14:paraId="66BF5196" w14:textId="77777777" w:rsidR="00DA51A5" w:rsidRDefault="00DA51A5">
      <w:pPr>
        <w:pStyle w:val="BodyText"/>
        <w:spacing w:before="12"/>
        <w:rPr>
          <w:b/>
          <w:sz w:val="9"/>
        </w:rPr>
      </w:pPr>
    </w:p>
    <w:p w14:paraId="0B165362" w14:textId="77777777" w:rsidR="00E8655A" w:rsidRPr="00E8655A" w:rsidRDefault="00E8655A" w:rsidP="00E8655A">
      <w:pPr>
        <w:spacing w:before="82"/>
        <w:rPr>
          <w:rFonts w:ascii="Calibri" w:eastAsia="Calibri" w:hAnsi="Calibri" w:cs="Calibri"/>
        </w:rPr>
      </w:pPr>
    </w:p>
    <w:p w14:paraId="72898CEC" w14:textId="6FB0AB83" w:rsidR="00E8655A" w:rsidRPr="00E8655A" w:rsidRDefault="007123B2" w:rsidP="00E8655A">
      <w:pPr>
        <w:spacing w:after="40"/>
        <w:ind w:left="405"/>
        <w:rPr>
          <w:rFonts w:ascii="Calibri" w:eastAsia="Calibri" w:hAnsi="Calibri" w:cs="Calibri"/>
        </w:rPr>
      </w:pPr>
      <w:r>
        <w:rPr>
          <w:rFonts w:ascii="Calibri" w:eastAsia="Calibri" w:hAnsi="Calibri" w:cs="Calibri"/>
        </w:rPr>
        <w:t xml:space="preserve">Table 1: </w:t>
      </w:r>
      <w:r w:rsidR="00512E80" w:rsidRPr="006527D3">
        <w:rPr>
          <w:rFonts w:ascii="Calibri" w:eastAsia="Calibri" w:hAnsi="Calibri" w:cs="Calibri"/>
          <w:highlight w:val="yellow"/>
        </w:rPr>
        <w:t>Residency Services</w:t>
      </w:r>
      <w:r w:rsidR="00E8655A" w:rsidRPr="006527D3">
        <w:rPr>
          <w:rFonts w:ascii="Calibri" w:eastAsia="Calibri" w:hAnsi="Calibri" w:cs="Calibri"/>
          <w:spacing w:val="-7"/>
          <w:highlight w:val="yellow"/>
        </w:rPr>
        <w:t xml:space="preserve"> </w:t>
      </w:r>
      <w:r w:rsidR="00E8655A" w:rsidRPr="006527D3">
        <w:rPr>
          <w:rFonts w:ascii="Calibri" w:eastAsia="Calibri" w:hAnsi="Calibri" w:cs="Calibri"/>
          <w:spacing w:val="-5"/>
          <w:highlight w:val="yellow"/>
        </w:rPr>
        <w:t>Fee</w:t>
      </w:r>
    </w:p>
    <w:tbl>
      <w:tblPr>
        <w:tblW w:w="0" w:type="auto"/>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7"/>
        <w:gridCol w:w="3158"/>
      </w:tblGrid>
      <w:tr w:rsidR="00E8655A" w:rsidRPr="00E8655A" w14:paraId="428C75B2" w14:textId="77777777" w:rsidTr="0029575D">
        <w:trPr>
          <w:trHeight w:val="341"/>
        </w:trPr>
        <w:tc>
          <w:tcPr>
            <w:tcW w:w="6947" w:type="dxa"/>
            <w:shd w:val="clear" w:color="auto" w:fill="0A3777"/>
          </w:tcPr>
          <w:p w14:paraId="21F02E06" w14:textId="77777777" w:rsidR="00E8655A" w:rsidRPr="00E8655A" w:rsidRDefault="00E8655A" w:rsidP="00E8655A">
            <w:pPr>
              <w:spacing w:before="60"/>
              <w:ind w:left="60"/>
              <w:rPr>
                <w:rFonts w:ascii="Calibri" w:eastAsia="Calibri" w:hAnsi="Calibri" w:cs="Calibri"/>
                <w:b/>
                <w:sz w:val="19"/>
              </w:rPr>
            </w:pPr>
            <w:r w:rsidRPr="00E8655A">
              <w:rPr>
                <w:rFonts w:ascii="Calibri" w:eastAsia="Calibri" w:hAnsi="Calibri" w:cs="Calibri"/>
                <w:b/>
                <w:color w:val="FFFFFF"/>
                <w:sz w:val="19"/>
              </w:rPr>
              <w:t>Item</w:t>
            </w:r>
            <w:r w:rsidRPr="00E8655A">
              <w:rPr>
                <w:rFonts w:ascii="Calibri" w:eastAsia="Calibri" w:hAnsi="Calibri" w:cs="Calibri"/>
                <w:b/>
                <w:color w:val="FFFFFF"/>
                <w:spacing w:val="-3"/>
                <w:sz w:val="19"/>
              </w:rPr>
              <w:t xml:space="preserve"> </w:t>
            </w:r>
            <w:r w:rsidRPr="00E8655A">
              <w:rPr>
                <w:rFonts w:ascii="Calibri" w:eastAsia="Calibri" w:hAnsi="Calibri" w:cs="Calibri"/>
                <w:b/>
                <w:color w:val="FFFFFF"/>
                <w:spacing w:val="-4"/>
                <w:sz w:val="19"/>
              </w:rPr>
              <w:t>Name</w:t>
            </w:r>
          </w:p>
        </w:tc>
        <w:tc>
          <w:tcPr>
            <w:tcW w:w="3158" w:type="dxa"/>
            <w:shd w:val="clear" w:color="auto" w:fill="0A3777"/>
          </w:tcPr>
          <w:p w14:paraId="1622726D" w14:textId="77777777" w:rsidR="00E8655A" w:rsidRPr="00E8655A" w:rsidRDefault="00E8655A" w:rsidP="00E8655A">
            <w:pPr>
              <w:spacing w:before="60"/>
              <w:ind w:left="60"/>
              <w:rPr>
                <w:rFonts w:ascii="Calibri" w:eastAsia="Calibri" w:hAnsi="Calibri" w:cs="Calibri"/>
                <w:b/>
                <w:sz w:val="19"/>
              </w:rPr>
            </w:pPr>
            <w:r w:rsidRPr="00E8655A">
              <w:rPr>
                <w:rFonts w:ascii="Calibri" w:eastAsia="Calibri" w:hAnsi="Calibri" w:cs="Calibri"/>
                <w:b/>
                <w:color w:val="FFFFFF"/>
                <w:sz w:val="19"/>
              </w:rPr>
              <w:t>Net</w:t>
            </w:r>
            <w:r w:rsidRPr="00E8655A">
              <w:rPr>
                <w:rFonts w:ascii="Calibri" w:eastAsia="Calibri" w:hAnsi="Calibri" w:cs="Calibri"/>
                <w:b/>
                <w:color w:val="FFFFFF"/>
                <w:spacing w:val="-2"/>
                <w:sz w:val="19"/>
              </w:rPr>
              <w:t xml:space="preserve"> Price</w:t>
            </w:r>
          </w:p>
        </w:tc>
      </w:tr>
      <w:tr w:rsidR="00E8655A" w:rsidRPr="00E8655A" w14:paraId="0CEA4A12" w14:textId="77777777" w:rsidTr="0029575D">
        <w:trPr>
          <w:trHeight w:val="341"/>
        </w:trPr>
        <w:tc>
          <w:tcPr>
            <w:tcW w:w="6947" w:type="dxa"/>
            <w:shd w:val="clear" w:color="auto" w:fill="F3F3F1"/>
          </w:tcPr>
          <w:p w14:paraId="218C0D0D" w14:textId="41214C06" w:rsidR="00E8655A" w:rsidRPr="00E8655A" w:rsidRDefault="00E8655A" w:rsidP="00E8655A">
            <w:pPr>
              <w:spacing w:before="60"/>
              <w:ind w:left="60"/>
              <w:rPr>
                <w:rFonts w:ascii="Calibri" w:eastAsia="Calibri" w:hAnsi="Calibri" w:cs="Calibri"/>
                <w:sz w:val="19"/>
              </w:rPr>
            </w:pPr>
            <w:r w:rsidRPr="00E8655A">
              <w:rPr>
                <w:rFonts w:ascii="Calibri" w:eastAsia="Calibri" w:hAnsi="Calibri" w:cs="Calibri"/>
                <w:sz w:val="19"/>
              </w:rPr>
              <w:t>Prof</w:t>
            </w:r>
            <w:r w:rsidRPr="00E8655A">
              <w:rPr>
                <w:rFonts w:ascii="Calibri" w:eastAsia="Calibri" w:hAnsi="Calibri" w:cs="Calibri"/>
                <w:spacing w:val="-5"/>
                <w:sz w:val="19"/>
              </w:rPr>
              <w:t xml:space="preserve"> </w:t>
            </w:r>
            <w:r w:rsidRPr="00E8655A">
              <w:rPr>
                <w:rFonts w:ascii="Calibri" w:eastAsia="Calibri" w:hAnsi="Calibri" w:cs="Calibri"/>
                <w:sz w:val="19"/>
              </w:rPr>
              <w:t>Svcs</w:t>
            </w:r>
            <w:r w:rsidRPr="00E8655A">
              <w:rPr>
                <w:rFonts w:ascii="Calibri" w:eastAsia="Calibri" w:hAnsi="Calibri" w:cs="Calibri"/>
                <w:spacing w:val="-4"/>
                <w:sz w:val="19"/>
              </w:rPr>
              <w:t xml:space="preserve"> </w:t>
            </w:r>
            <w:r w:rsidRPr="00E8655A">
              <w:rPr>
                <w:rFonts w:ascii="Calibri" w:eastAsia="Calibri" w:hAnsi="Calibri" w:cs="Calibri"/>
                <w:sz w:val="19"/>
              </w:rPr>
              <w:t>Archer</w:t>
            </w:r>
            <w:r w:rsidRPr="00E8655A">
              <w:rPr>
                <w:rFonts w:ascii="Calibri" w:eastAsia="Calibri" w:hAnsi="Calibri" w:cs="Calibri"/>
                <w:spacing w:val="-5"/>
                <w:sz w:val="19"/>
              </w:rPr>
              <w:t xml:space="preserve"> </w:t>
            </w:r>
            <w:r w:rsidRPr="00E8655A">
              <w:rPr>
                <w:rFonts w:ascii="Calibri" w:eastAsia="Calibri" w:hAnsi="Calibri" w:cs="Calibri"/>
                <w:sz w:val="19"/>
              </w:rPr>
              <w:t>-</w:t>
            </w:r>
            <w:r w:rsidRPr="007123B2">
              <w:rPr>
                <w:rFonts w:ascii="Calibri" w:eastAsia="Calibri" w:hAnsi="Calibri" w:cs="Calibri"/>
                <w:sz w:val="19"/>
              </w:rPr>
              <w:t xml:space="preserve"> </w:t>
            </w:r>
            <w:r w:rsidR="007123B2" w:rsidRPr="007123B2">
              <w:rPr>
                <w:rFonts w:ascii="Calibri" w:eastAsia="Calibri" w:hAnsi="Calibri" w:cs="Calibri"/>
                <w:sz w:val="19"/>
              </w:rPr>
              <w:t>PS-CUS-RES-REC</w:t>
            </w:r>
          </w:p>
        </w:tc>
        <w:tc>
          <w:tcPr>
            <w:tcW w:w="3158" w:type="dxa"/>
            <w:shd w:val="clear" w:color="auto" w:fill="F3F3F1"/>
          </w:tcPr>
          <w:p w14:paraId="14DD67F8" w14:textId="4D4AD5CC" w:rsidR="00E8655A" w:rsidRPr="00E8655A" w:rsidRDefault="00E8655A" w:rsidP="00E8655A">
            <w:pPr>
              <w:spacing w:before="60"/>
              <w:ind w:right="94"/>
              <w:jc w:val="right"/>
              <w:rPr>
                <w:rFonts w:ascii="Calibri" w:eastAsia="Calibri" w:hAnsi="Calibri" w:cs="Calibri"/>
                <w:sz w:val="19"/>
              </w:rPr>
            </w:pPr>
            <w:r w:rsidRPr="00E8655A">
              <w:rPr>
                <w:rFonts w:ascii="Calibri" w:eastAsia="Calibri" w:hAnsi="Calibri" w:cs="Calibri"/>
                <w:spacing w:val="-2"/>
                <w:sz w:val="19"/>
              </w:rPr>
              <w:t>£</w:t>
            </w:r>
            <w:r w:rsidR="006942BE">
              <w:rPr>
                <w:rFonts w:ascii="Calibri" w:eastAsia="Calibri" w:hAnsi="Calibri" w:cs="Calibri"/>
                <w:spacing w:val="-2"/>
                <w:sz w:val="19"/>
              </w:rPr>
              <w:t>136</w:t>
            </w:r>
            <w:r w:rsidRPr="00E8655A">
              <w:rPr>
                <w:rFonts w:ascii="Calibri" w:eastAsia="Calibri" w:hAnsi="Calibri" w:cs="Calibri"/>
                <w:spacing w:val="-2"/>
                <w:sz w:val="19"/>
              </w:rPr>
              <w:t>,</w:t>
            </w:r>
            <w:r w:rsidR="006942BE">
              <w:rPr>
                <w:rFonts w:ascii="Calibri" w:eastAsia="Calibri" w:hAnsi="Calibri" w:cs="Calibri"/>
                <w:spacing w:val="-2"/>
                <w:sz w:val="19"/>
              </w:rPr>
              <w:t>296</w:t>
            </w:r>
            <w:r w:rsidRPr="00E8655A">
              <w:rPr>
                <w:rFonts w:ascii="Calibri" w:eastAsia="Calibri" w:hAnsi="Calibri" w:cs="Calibri"/>
                <w:spacing w:val="-2"/>
                <w:sz w:val="19"/>
              </w:rPr>
              <w:t>.</w:t>
            </w:r>
            <w:r w:rsidR="006942BE">
              <w:rPr>
                <w:rFonts w:ascii="Calibri" w:eastAsia="Calibri" w:hAnsi="Calibri" w:cs="Calibri"/>
                <w:spacing w:val="-2"/>
                <w:sz w:val="19"/>
              </w:rPr>
              <w:t>62</w:t>
            </w:r>
          </w:p>
        </w:tc>
      </w:tr>
      <w:tr w:rsidR="00E8655A" w:rsidRPr="00E8655A" w14:paraId="09BEFA83" w14:textId="77777777" w:rsidTr="0029575D">
        <w:trPr>
          <w:trHeight w:val="341"/>
        </w:trPr>
        <w:tc>
          <w:tcPr>
            <w:tcW w:w="6947" w:type="dxa"/>
            <w:tcBorders>
              <w:left w:val="nil"/>
              <w:bottom w:val="nil"/>
            </w:tcBorders>
          </w:tcPr>
          <w:p w14:paraId="13285821" w14:textId="77777777" w:rsidR="00E8655A" w:rsidRPr="00E8655A" w:rsidRDefault="00E8655A" w:rsidP="00E8655A">
            <w:pPr>
              <w:spacing w:before="60"/>
              <w:ind w:right="108"/>
              <w:jc w:val="right"/>
              <w:rPr>
                <w:rFonts w:ascii="Calibri" w:eastAsia="Calibri" w:hAnsi="Calibri" w:cs="Calibri"/>
                <w:b/>
                <w:sz w:val="19"/>
              </w:rPr>
            </w:pPr>
            <w:r w:rsidRPr="00E8655A">
              <w:rPr>
                <w:rFonts w:ascii="Calibri" w:eastAsia="Calibri" w:hAnsi="Calibri" w:cs="Calibri"/>
                <w:b/>
                <w:sz w:val="19"/>
              </w:rPr>
              <w:t>Total</w:t>
            </w:r>
            <w:r w:rsidRPr="00E8655A">
              <w:rPr>
                <w:rFonts w:ascii="Calibri" w:eastAsia="Calibri" w:hAnsi="Calibri" w:cs="Calibri"/>
                <w:b/>
                <w:spacing w:val="-3"/>
                <w:sz w:val="19"/>
              </w:rPr>
              <w:t xml:space="preserve"> </w:t>
            </w:r>
            <w:r w:rsidRPr="00E8655A">
              <w:rPr>
                <w:rFonts w:ascii="Calibri" w:eastAsia="Calibri" w:hAnsi="Calibri" w:cs="Calibri"/>
                <w:b/>
                <w:sz w:val="19"/>
              </w:rPr>
              <w:t>Net</w:t>
            </w:r>
            <w:r w:rsidRPr="00E8655A">
              <w:rPr>
                <w:rFonts w:ascii="Calibri" w:eastAsia="Calibri" w:hAnsi="Calibri" w:cs="Calibri"/>
                <w:b/>
                <w:spacing w:val="-3"/>
                <w:sz w:val="19"/>
              </w:rPr>
              <w:t xml:space="preserve"> </w:t>
            </w:r>
            <w:r w:rsidRPr="00E8655A">
              <w:rPr>
                <w:rFonts w:ascii="Calibri" w:eastAsia="Calibri" w:hAnsi="Calibri" w:cs="Calibri"/>
                <w:b/>
                <w:spacing w:val="-2"/>
                <w:sz w:val="19"/>
              </w:rPr>
              <w:t>Price</w:t>
            </w:r>
          </w:p>
        </w:tc>
        <w:tc>
          <w:tcPr>
            <w:tcW w:w="3158" w:type="dxa"/>
            <w:shd w:val="clear" w:color="auto" w:fill="F3F3F1"/>
          </w:tcPr>
          <w:p w14:paraId="0DC99753" w14:textId="31F12AC1" w:rsidR="00E8655A" w:rsidRPr="00E8655A" w:rsidRDefault="00E8655A" w:rsidP="00E8655A">
            <w:pPr>
              <w:spacing w:before="60"/>
              <w:ind w:right="94"/>
              <w:jc w:val="right"/>
              <w:rPr>
                <w:rFonts w:ascii="Calibri" w:eastAsia="Calibri" w:hAnsi="Calibri" w:cs="Calibri"/>
                <w:b/>
                <w:sz w:val="19"/>
              </w:rPr>
            </w:pPr>
            <w:r w:rsidRPr="00E8655A">
              <w:rPr>
                <w:rFonts w:ascii="Calibri" w:eastAsia="Calibri" w:hAnsi="Calibri" w:cs="Calibri"/>
                <w:b/>
                <w:spacing w:val="-2"/>
                <w:sz w:val="19"/>
              </w:rPr>
              <w:t>£</w:t>
            </w:r>
            <w:r w:rsidR="006942BE">
              <w:rPr>
                <w:rFonts w:ascii="Calibri" w:eastAsia="Calibri" w:hAnsi="Calibri" w:cs="Calibri"/>
                <w:b/>
                <w:spacing w:val="-2"/>
                <w:sz w:val="19"/>
              </w:rPr>
              <w:t>136</w:t>
            </w:r>
            <w:r w:rsidRPr="00E8655A">
              <w:rPr>
                <w:rFonts w:ascii="Calibri" w:eastAsia="Calibri" w:hAnsi="Calibri" w:cs="Calibri"/>
                <w:b/>
                <w:spacing w:val="-2"/>
                <w:sz w:val="19"/>
              </w:rPr>
              <w:t>,</w:t>
            </w:r>
            <w:r w:rsidR="006942BE">
              <w:rPr>
                <w:rFonts w:ascii="Calibri" w:eastAsia="Calibri" w:hAnsi="Calibri" w:cs="Calibri"/>
                <w:b/>
                <w:spacing w:val="-2"/>
                <w:sz w:val="19"/>
              </w:rPr>
              <w:t>296</w:t>
            </w:r>
            <w:r w:rsidRPr="00E8655A">
              <w:rPr>
                <w:rFonts w:ascii="Calibri" w:eastAsia="Calibri" w:hAnsi="Calibri" w:cs="Calibri"/>
                <w:b/>
                <w:spacing w:val="-2"/>
                <w:sz w:val="19"/>
              </w:rPr>
              <w:t>.</w:t>
            </w:r>
            <w:r w:rsidR="006942BE">
              <w:rPr>
                <w:rFonts w:ascii="Calibri" w:eastAsia="Calibri" w:hAnsi="Calibri" w:cs="Calibri"/>
                <w:b/>
                <w:spacing w:val="-2"/>
                <w:sz w:val="19"/>
              </w:rPr>
              <w:t>62</w:t>
            </w:r>
          </w:p>
        </w:tc>
      </w:tr>
    </w:tbl>
    <w:p w14:paraId="696A86E4" w14:textId="77777777" w:rsidR="00E8655A" w:rsidRPr="001E35B2" w:rsidRDefault="00E8655A" w:rsidP="001E35B2">
      <w:pPr>
        <w:pStyle w:val="BodyText"/>
        <w:spacing w:before="115"/>
        <w:ind w:left="360" w:right="1127"/>
      </w:pPr>
    </w:p>
    <w:p w14:paraId="71D83FD1" w14:textId="77777777" w:rsidR="001F1790" w:rsidRPr="008623A5" w:rsidRDefault="001F1790" w:rsidP="001E35B2">
      <w:pPr>
        <w:pStyle w:val="BodyText"/>
        <w:spacing w:before="115"/>
        <w:ind w:left="360" w:right="1127"/>
      </w:pPr>
    </w:p>
    <w:p w14:paraId="6ED2D5A0" w14:textId="158B4D5B" w:rsidR="00DA51A5" w:rsidRDefault="00AB654C">
      <w:pPr>
        <w:pStyle w:val="Heading2"/>
      </w:pPr>
      <w:bookmarkStart w:id="134" w:name="_Toc242398803"/>
      <w:r>
        <w:rPr>
          <w:color w:val="041A77"/>
        </w:rPr>
        <w:t>Estimated</w:t>
      </w:r>
      <w:r>
        <w:rPr>
          <w:color w:val="041A77"/>
          <w:spacing w:val="-8"/>
        </w:rPr>
        <w:t xml:space="preserve"> </w:t>
      </w:r>
      <w:r>
        <w:rPr>
          <w:color w:val="041A77"/>
        </w:rPr>
        <w:t>Travel</w:t>
      </w:r>
      <w:r>
        <w:rPr>
          <w:color w:val="041A77"/>
          <w:spacing w:val="-9"/>
        </w:rPr>
        <w:t xml:space="preserve"> </w:t>
      </w:r>
      <w:r>
        <w:rPr>
          <w:color w:val="041A77"/>
        </w:rPr>
        <w:t>and</w:t>
      </w:r>
      <w:r>
        <w:rPr>
          <w:color w:val="041A77"/>
          <w:spacing w:val="-8"/>
        </w:rPr>
        <w:t xml:space="preserve"> </w:t>
      </w:r>
      <w:r>
        <w:rPr>
          <w:color w:val="041A77"/>
        </w:rPr>
        <w:t>Material</w:t>
      </w:r>
      <w:r>
        <w:rPr>
          <w:color w:val="041A77"/>
          <w:spacing w:val="-9"/>
        </w:rPr>
        <w:t xml:space="preserve"> </w:t>
      </w:r>
      <w:r>
        <w:rPr>
          <w:color w:val="041A77"/>
          <w:spacing w:val="-2"/>
        </w:rPr>
        <w:t>Expenses</w:t>
      </w:r>
      <w:bookmarkEnd w:id="134"/>
    </w:p>
    <w:p w14:paraId="295A5CD4" w14:textId="77777777" w:rsidR="00DA51A5" w:rsidRDefault="00AB654C">
      <w:pPr>
        <w:pStyle w:val="BodyText"/>
        <w:spacing w:before="119"/>
        <w:ind w:left="360"/>
      </w:pPr>
      <w:r>
        <w:t>The</w:t>
      </w:r>
      <w:r>
        <w:rPr>
          <w:spacing w:val="-9"/>
        </w:rPr>
        <w:t xml:space="preserve"> </w:t>
      </w:r>
      <w:r>
        <w:t>services</w:t>
      </w:r>
      <w:r>
        <w:rPr>
          <w:spacing w:val="-6"/>
        </w:rPr>
        <w:t xml:space="preserve"> </w:t>
      </w:r>
      <w:r>
        <w:t>will</w:t>
      </w:r>
      <w:r>
        <w:rPr>
          <w:spacing w:val="-6"/>
        </w:rPr>
        <w:t xml:space="preserve"> </w:t>
      </w:r>
      <w:r>
        <w:t>be</w:t>
      </w:r>
      <w:r>
        <w:rPr>
          <w:spacing w:val="-6"/>
        </w:rPr>
        <w:t xml:space="preserve"> </w:t>
      </w:r>
      <w:r>
        <w:t>delivered</w:t>
      </w:r>
      <w:r>
        <w:rPr>
          <w:spacing w:val="-6"/>
        </w:rPr>
        <w:t xml:space="preserve"> </w:t>
      </w:r>
      <w:r>
        <w:t>remotely</w:t>
      </w:r>
      <w:r>
        <w:rPr>
          <w:spacing w:val="-6"/>
        </w:rPr>
        <w:t xml:space="preserve"> </w:t>
      </w:r>
      <w:r>
        <w:t>and</w:t>
      </w:r>
      <w:r>
        <w:rPr>
          <w:spacing w:val="-6"/>
        </w:rPr>
        <w:t xml:space="preserve"> </w:t>
      </w:r>
      <w:r>
        <w:t>hence</w:t>
      </w:r>
      <w:r>
        <w:rPr>
          <w:spacing w:val="-6"/>
        </w:rPr>
        <w:t xml:space="preserve"> </w:t>
      </w:r>
      <w:r>
        <w:t>no</w:t>
      </w:r>
      <w:r>
        <w:rPr>
          <w:spacing w:val="-6"/>
        </w:rPr>
        <w:t xml:space="preserve"> </w:t>
      </w:r>
      <w:r>
        <w:t>travel</w:t>
      </w:r>
      <w:r>
        <w:rPr>
          <w:spacing w:val="-6"/>
        </w:rPr>
        <w:t xml:space="preserve"> </w:t>
      </w:r>
      <w:r>
        <w:t>is</w:t>
      </w:r>
      <w:r>
        <w:rPr>
          <w:spacing w:val="-6"/>
        </w:rPr>
        <w:t xml:space="preserve"> </w:t>
      </w:r>
      <w:r>
        <w:rPr>
          <w:spacing w:val="-2"/>
        </w:rPr>
        <w:t>included.</w:t>
      </w:r>
    </w:p>
    <w:p w14:paraId="0AA7F4AE" w14:textId="77777777" w:rsidR="00DA51A5" w:rsidRDefault="00AB654C">
      <w:pPr>
        <w:pStyle w:val="Heading2"/>
        <w:spacing w:before="118"/>
      </w:pPr>
      <w:bookmarkStart w:id="135" w:name="_Toc242398804"/>
      <w:r>
        <w:rPr>
          <w:color w:val="041A77"/>
        </w:rPr>
        <w:t>Period</w:t>
      </w:r>
      <w:r>
        <w:rPr>
          <w:color w:val="041A77"/>
          <w:spacing w:val="-5"/>
        </w:rPr>
        <w:t xml:space="preserve"> </w:t>
      </w:r>
      <w:r>
        <w:rPr>
          <w:color w:val="041A77"/>
        </w:rPr>
        <w:t>of</w:t>
      </w:r>
      <w:r>
        <w:rPr>
          <w:color w:val="041A77"/>
          <w:spacing w:val="-4"/>
        </w:rPr>
        <w:t xml:space="preserve"> </w:t>
      </w:r>
      <w:r>
        <w:rPr>
          <w:color w:val="041A77"/>
          <w:spacing w:val="-2"/>
        </w:rPr>
        <w:t>Performance</w:t>
      </w:r>
      <w:bookmarkEnd w:id="135"/>
    </w:p>
    <w:p w14:paraId="21C0548A" w14:textId="3FED953A" w:rsidR="007123B2" w:rsidRPr="006527D3" w:rsidRDefault="007123B2" w:rsidP="007123B2">
      <w:pPr>
        <w:pStyle w:val="BodyText"/>
        <w:ind w:left="360"/>
        <w:rPr>
          <w:highlight w:val="yellow"/>
        </w:rPr>
      </w:pPr>
      <w:r w:rsidRPr="006527D3">
        <w:rPr>
          <w:highlight w:val="yellow"/>
        </w:rPr>
        <w:t xml:space="preserve">Archer and Handelsbanken agree that the duration of this engagement will be 12 months from the performance of the initial project kick-off meeting. </w:t>
      </w:r>
    </w:p>
    <w:p w14:paraId="6E57F2AD" w14:textId="77777777" w:rsidR="0029507C" w:rsidRPr="006527D3" w:rsidRDefault="0029507C" w:rsidP="007123B2">
      <w:pPr>
        <w:pStyle w:val="BodyText"/>
        <w:ind w:left="360"/>
        <w:rPr>
          <w:highlight w:val="yellow"/>
        </w:rPr>
      </w:pPr>
    </w:p>
    <w:p w14:paraId="22C35230" w14:textId="36BAAC6C" w:rsidR="00DA51A5" w:rsidRDefault="0029507C" w:rsidP="0029507C">
      <w:pPr>
        <w:pStyle w:val="BodyText"/>
        <w:ind w:left="360"/>
      </w:pPr>
      <w:r w:rsidRPr="006527D3">
        <w:rPr>
          <w:highlight w:val="yellow"/>
        </w:rPr>
        <w:t>Following the initial 12-month Residency period, the parties may mutually agree to continue the Residency Services for a subsequent period. Any such continuation, including applicable resources, scope, priorities, fees and term, will be documented under the applicable renewal, Statement of Work or Order Form.</w:t>
      </w:r>
    </w:p>
    <w:p w14:paraId="3E74CC1F" w14:textId="77777777" w:rsidR="0029507C" w:rsidRDefault="0029507C" w:rsidP="0029507C">
      <w:pPr>
        <w:pStyle w:val="BodyText"/>
        <w:ind w:left="360"/>
      </w:pPr>
    </w:p>
    <w:p w14:paraId="3A34CDDC" w14:textId="77777777" w:rsidR="00DA51A5" w:rsidRDefault="00AB654C">
      <w:pPr>
        <w:pStyle w:val="BodyText"/>
        <w:tabs>
          <w:tab w:val="left" w:pos="1079"/>
        </w:tabs>
        <w:spacing w:before="120"/>
        <w:ind w:left="1080" w:right="1223" w:hanging="720"/>
      </w:pPr>
      <w:r>
        <w:rPr>
          <w:rFonts w:ascii="Arial"/>
          <w:b/>
          <w:color w:val="1F497D"/>
          <w:spacing w:val="-2"/>
        </w:rPr>
        <w:t>Note:</w:t>
      </w:r>
      <w:r>
        <w:rPr>
          <w:rFonts w:ascii="Arial"/>
          <w:b/>
          <w:color w:val="1F497D"/>
        </w:rPr>
        <w:tab/>
      </w:r>
      <w:r>
        <w:t>The duration of the engagement is an estimate of the elapsed time, which may exceed</w:t>
      </w:r>
      <w:r>
        <w:rPr>
          <w:spacing w:val="-3"/>
        </w:rPr>
        <w:t xml:space="preserve"> </w:t>
      </w:r>
      <w:r>
        <w:t>the</w:t>
      </w:r>
      <w:r>
        <w:rPr>
          <w:spacing w:val="-3"/>
        </w:rPr>
        <w:t xml:space="preserve"> </w:t>
      </w:r>
      <w:r>
        <w:t>level</w:t>
      </w:r>
      <w:r>
        <w:rPr>
          <w:spacing w:val="-3"/>
        </w:rPr>
        <w:t xml:space="preserve"> </w:t>
      </w:r>
      <w:r>
        <w:t>of</w:t>
      </w:r>
      <w:r>
        <w:rPr>
          <w:spacing w:val="-3"/>
        </w:rPr>
        <w:t xml:space="preserve"> </w:t>
      </w:r>
      <w:r>
        <w:t>effort.</w:t>
      </w:r>
      <w:r>
        <w:rPr>
          <w:spacing w:val="-3"/>
        </w:rPr>
        <w:t xml:space="preserve"> </w:t>
      </w:r>
      <w:r>
        <w:t>Archer</w:t>
      </w:r>
      <w:r>
        <w:rPr>
          <w:spacing w:val="-3"/>
        </w:rPr>
        <w:t xml:space="preserve"> </w:t>
      </w:r>
      <w:r>
        <w:t>will</w:t>
      </w:r>
      <w:r>
        <w:rPr>
          <w:spacing w:val="-3"/>
        </w:rPr>
        <w:t xml:space="preserve"> </w:t>
      </w:r>
      <w:r>
        <w:t>not</w:t>
      </w:r>
      <w:r>
        <w:rPr>
          <w:spacing w:val="-3"/>
        </w:rPr>
        <w:t xml:space="preserve"> </w:t>
      </w:r>
      <w:r>
        <w:t>be</w:t>
      </w:r>
      <w:r>
        <w:rPr>
          <w:spacing w:val="-3"/>
        </w:rPr>
        <w:t xml:space="preserve"> </w:t>
      </w:r>
      <w:r>
        <w:t>held</w:t>
      </w:r>
      <w:r>
        <w:rPr>
          <w:spacing w:val="-4"/>
        </w:rPr>
        <w:t xml:space="preserve"> </w:t>
      </w:r>
      <w:r>
        <w:t>liable</w:t>
      </w:r>
      <w:r>
        <w:rPr>
          <w:spacing w:val="-3"/>
        </w:rPr>
        <w:t xml:space="preserve"> </w:t>
      </w:r>
      <w:r>
        <w:t>for</w:t>
      </w:r>
      <w:r>
        <w:rPr>
          <w:spacing w:val="-3"/>
        </w:rPr>
        <w:t xml:space="preserve"> </w:t>
      </w:r>
      <w:r>
        <w:t>any</w:t>
      </w:r>
      <w:r>
        <w:rPr>
          <w:spacing w:val="-3"/>
        </w:rPr>
        <w:t xml:space="preserve"> </w:t>
      </w:r>
      <w:r>
        <w:t>Customer</w:t>
      </w:r>
      <w:r>
        <w:rPr>
          <w:spacing w:val="-3"/>
        </w:rPr>
        <w:t xml:space="preserve"> </w:t>
      </w:r>
      <w:r>
        <w:t>delays</w:t>
      </w:r>
      <w:r>
        <w:rPr>
          <w:spacing w:val="-3"/>
        </w:rPr>
        <w:t xml:space="preserve"> </w:t>
      </w:r>
      <w:r>
        <w:t>and any related costs which may result there from.</w:t>
      </w:r>
    </w:p>
    <w:p w14:paraId="16CA4345" w14:textId="77777777" w:rsidR="00DA51A5" w:rsidRDefault="00DA51A5">
      <w:pPr>
        <w:pStyle w:val="BodyText"/>
        <w:sectPr w:rsidR="00DA51A5">
          <w:pgSz w:w="12240" w:h="15840"/>
          <w:pgMar w:top="1040" w:right="360" w:bottom="1500" w:left="1080" w:header="720" w:footer="1304" w:gutter="0"/>
          <w:cols w:space="720"/>
        </w:sectPr>
      </w:pPr>
    </w:p>
    <w:p w14:paraId="68837971" w14:textId="77777777" w:rsidR="00DA51A5" w:rsidRDefault="00DA51A5">
      <w:pPr>
        <w:pStyle w:val="BodyText"/>
        <w:spacing w:before="59"/>
        <w:rPr>
          <w:sz w:val="28"/>
        </w:rPr>
      </w:pPr>
    </w:p>
    <w:p w14:paraId="16D6D9EA" w14:textId="77777777" w:rsidR="00DA51A5" w:rsidRDefault="00AB654C">
      <w:pPr>
        <w:pStyle w:val="Heading2"/>
      </w:pPr>
      <w:bookmarkStart w:id="136" w:name="_Toc242398805"/>
      <w:r>
        <w:rPr>
          <w:color w:val="041A77"/>
        </w:rPr>
        <w:t>Invoicing</w:t>
      </w:r>
      <w:r>
        <w:rPr>
          <w:color w:val="041A77"/>
          <w:spacing w:val="-13"/>
        </w:rPr>
        <w:t xml:space="preserve"> </w:t>
      </w:r>
      <w:r>
        <w:rPr>
          <w:color w:val="041A77"/>
          <w:spacing w:val="-4"/>
        </w:rPr>
        <w:t>Terms</w:t>
      </w:r>
      <w:bookmarkEnd w:id="136"/>
    </w:p>
    <w:p w14:paraId="57710C40" w14:textId="4F0D63E7" w:rsidR="00DA51A5" w:rsidRDefault="007123B2" w:rsidP="00E97DB7">
      <w:pPr>
        <w:pStyle w:val="BodyText"/>
        <w:spacing w:before="119"/>
        <w:ind w:left="360" w:right="1127"/>
      </w:pPr>
      <w:r w:rsidRPr="00FC2A34">
        <w:t xml:space="preserve">For the residency service in scope of this statement of work Archer will invoice </w:t>
      </w:r>
      <w:r w:rsidR="008F7195">
        <w:t xml:space="preserve">Handelsbanken </w:t>
      </w:r>
      <w:r w:rsidRPr="006527D3">
        <w:rPr>
          <w:highlight w:val="yellow"/>
        </w:rPr>
        <w:t>quarterly in advance. Each payment will be 1/4 of the PS-CUS-RES-REC service</w:t>
      </w:r>
      <w:r w:rsidRPr="00FC2A34">
        <w:t xml:space="preserve"> estimates (listed in table 1) from the </w:t>
      </w:r>
      <w:del w:id="137" w:author="Joanne Gregson" w:date="2026-10-09T17:06:00Z" w16du:dateUtc="2026-10-09T16:06:00Z">
        <w:r w:rsidRPr="00FC2A34" w:rsidDel="00834D4F">
          <w:delText>start</w:delText>
        </w:r>
        <w:r w:rsidR="00E138D8" w:rsidDel="00834D4F">
          <w:delText xml:space="preserve"> </w:delText>
        </w:r>
        <w:r w:rsidRPr="00FC2A34" w:rsidDel="00834D4F">
          <w:delText>date for the period of delivery</w:delText>
        </w:r>
      </w:del>
      <w:ins w:id="138" w:author="Joanne Gregson" w:date="2026-10-09T17:06:00Z" w16du:dateUtc="2026-10-09T16:06:00Z">
        <w:r w:rsidR="00834D4F">
          <w:t xml:space="preserve">Residency Commencement Date </w:t>
        </w:r>
      </w:ins>
      <w:r w:rsidRPr="00FC2A34">
        <w:t xml:space="preserve">. </w:t>
      </w:r>
    </w:p>
    <w:p w14:paraId="26EFCEBD" w14:textId="77777777" w:rsidR="00DA51A5" w:rsidRDefault="00DA51A5">
      <w:pPr>
        <w:pStyle w:val="BodyText"/>
        <w:spacing w:before="3"/>
      </w:pPr>
    </w:p>
    <w:p w14:paraId="58DAFA2E" w14:textId="77777777" w:rsidR="00DA51A5" w:rsidRDefault="00AB654C">
      <w:pPr>
        <w:pStyle w:val="BodyText"/>
        <w:ind w:left="360"/>
      </w:pPr>
      <w:r>
        <w:t>Invoice</w:t>
      </w:r>
      <w:r>
        <w:rPr>
          <w:spacing w:val="-9"/>
        </w:rPr>
        <w:t xml:space="preserve"> </w:t>
      </w:r>
      <w:r>
        <w:t>payments</w:t>
      </w:r>
      <w:r>
        <w:rPr>
          <w:spacing w:val="-6"/>
        </w:rPr>
        <w:t xml:space="preserve"> </w:t>
      </w:r>
      <w:r>
        <w:t>are</w:t>
      </w:r>
      <w:r>
        <w:rPr>
          <w:spacing w:val="-7"/>
        </w:rPr>
        <w:t xml:space="preserve"> </w:t>
      </w:r>
      <w:r>
        <w:t>due</w:t>
      </w:r>
      <w:r>
        <w:rPr>
          <w:spacing w:val="-6"/>
        </w:rPr>
        <w:t xml:space="preserve"> </w:t>
      </w:r>
      <w:r>
        <w:t>net</w:t>
      </w:r>
      <w:r>
        <w:rPr>
          <w:spacing w:val="-5"/>
        </w:rPr>
        <w:t xml:space="preserve"> </w:t>
      </w:r>
      <w:r>
        <w:t>thirty</w:t>
      </w:r>
      <w:r>
        <w:rPr>
          <w:spacing w:val="-6"/>
        </w:rPr>
        <w:t xml:space="preserve"> </w:t>
      </w:r>
      <w:r>
        <w:t>(30)</w:t>
      </w:r>
      <w:r>
        <w:rPr>
          <w:spacing w:val="-5"/>
        </w:rPr>
        <w:t xml:space="preserve"> </w:t>
      </w:r>
      <w:r>
        <w:t>days</w:t>
      </w:r>
      <w:r>
        <w:rPr>
          <w:spacing w:val="-6"/>
        </w:rPr>
        <w:t xml:space="preserve"> </w:t>
      </w:r>
      <w:r>
        <w:t>from</w:t>
      </w:r>
      <w:r>
        <w:rPr>
          <w:spacing w:val="-7"/>
        </w:rPr>
        <w:t xml:space="preserve"> </w:t>
      </w:r>
      <w:r>
        <w:t>date</w:t>
      </w:r>
      <w:r>
        <w:rPr>
          <w:spacing w:val="-6"/>
        </w:rPr>
        <w:t xml:space="preserve"> </w:t>
      </w:r>
      <w:r>
        <w:t>of</w:t>
      </w:r>
      <w:r>
        <w:rPr>
          <w:spacing w:val="-6"/>
        </w:rPr>
        <w:t xml:space="preserve"> </w:t>
      </w:r>
      <w:r>
        <w:t>invoice</w:t>
      </w:r>
      <w:r>
        <w:rPr>
          <w:spacing w:val="-7"/>
        </w:rPr>
        <w:t xml:space="preserve"> </w:t>
      </w:r>
      <w:r>
        <w:t>to</w:t>
      </w:r>
      <w:r>
        <w:rPr>
          <w:spacing w:val="-5"/>
        </w:rPr>
        <w:t xml:space="preserve"> </w:t>
      </w:r>
      <w:r>
        <w:rPr>
          <w:spacing w:val="-2"/>
        </w:rPr>
        <w:t>Handelsbanken.</w:t>
      </w:r>
    </w:p>
    <w:p w14:paraId="63BCA886" w14:textId="77777777" w:rsidR="00DA51A5" w:rsidRDefault="00DA51A5">
      <w:pPr>
        <w:pStyle w:val="BodyText"/>
        <w:sectPr w:rsidR="00DA51A5">
          <w:pgSz w:w="12240" w:h="15840"/>
          <w:pgMar w:top="1040" w:right="360" w:bottom="1500" w:left="1080" w:header="720" w:footer="1304" w:gutter="0"/>
          <w:cols w:space="720"/>
        </w:sectPr>
      </w:pPr>
    </w:p>
    <w:p w14:paraId="579A1982" w14:textId="77777777" w:rsidR="00DA51A5" w:rsidRDefault="00DA51A5">
      <w:pPr>
        <w:pStyle w:val="BodyText"/>
        <w:spacing w:before="59"/>
        <w:rPr>
          <w:sz w:val="28"/>
        </w:rPr>
      </w:pPr>
    </w:p>
    <w:p w14:paraId="4DD18198" w14:textId="77777777" w:rsidR="00DA51A5" w:rsidRDefault="00AB654C">
      <w:pPr>
        <w:pStyle w:val="Heading1"/>
      </w:pPr>
      <w:bookmarkStart w:id="139" w:name="_Toc242398806"/>
      <w:r>
        <w:rPr>
          <w:color w:val="041A77"/>
        </w:rPr>
        <w:t>TERMS</w:t>
      </w:r>
      <w:r>
        <w:rPr>
          <w:color w:val="041A77"/>
          <w:spacing w:val="-5"/>
        </w:rPr>
        <w:t xml:space="preserve"> </w:t>
      </w:r>
      <w:r>
        <w:rPr>
          <w:color w:val="041A77"/>
        </w:rPr>
        <w:t>AND</w:t>
      </w:r>
      <w:r>
        <w:rPr>
          <w:color w:val="041A77"/>
          <w:spacing w:val="-5"/>
        </w:rPr>
        <w:t xml:space="preserve"> </w:t>
      </w:r>
      <w:r>
        <w:rPr>
          <w:color w:val="041A77"/>
          <w:spacing w:val="-2"/>
        </w:rPr>
        <w:t>CONDITIONS</w:t>
      </w:r>
      <w:bookmarkEnd w:id="139"/>
    </w:p>
    <w:p w14:paraId="7965773C" w14:textId="3A9C85BE" w:rsidR="00DA51A5" w:rsidRDefault="00AB654C">
      <w:pPr>
        <w:pStyle w:val="ListParagraph"/>
        <w:numPr>
          <w:ilvl w:val="0"/>
          <w:numId w:val="1"/>
        </w:numPr>
        <w:tabs>
          <w:tab w:val="left" w:pos="720"/>
        </w:tabs>
        <w:spacing w:before="119"/>
        <w:ind w:right="1128"/>
        <w:rPr>
          <w:sz w:val="20"/>
        </w:rPr>
      </w:pPr>
      <w:r>
        <w:rPr>
          <w:sz w:val="20"/>
        </w:rPr>
        <w:t>This</w:t>
      </w:r>
      <w:r>
        <w:rPr>
          <w:spacing w:val="-3"/>
          <w:sz w:val="20"/>
        </w:rPr>
        <w:t xml:space="preserve"> </w:t>
      </w:r>
      <w:r>
        <w:rPr>
          <w:sz w:val="20"/>
        </w:rPr>
        <w:t>Statement</w:t>
      </w:r>
      <w:r>
        <w:rPr>
          <w:spacing w:val="-3"/>
          <w:sz w:val="20"/>
        </w:rPr>
        <w:t xml:space="preserve"> </w:t>
      </w:r>
      <w:r>
        <w:rPr>
          <w:sz w:val="20"/>
        </w:rPr>
        <w:t>of</w:t>
      </w:r>
      <w:r>
        <w:rPr>
          <w:spacing w:val="-3"/>
          <w:sz w:val="20"/>
        </w:rPr>
        <w:t xml:space="preserve"> </w:t>
      </w:r>
      <w:r>
        <w:rPr>
          <w:sz w:val="20"/>
        </w:rPr>
        <w:t>Work</w:t>
      </w:r>
      <w:r>
        <w:rPr>
          <w:spacing w:val="-3"/>
          <w:sz w:val="20"/>
        </w:rPr>
        <w:t xml:space="preserve"> </w:t>
      </w:r>
      <w:r>
        <w:rPr>
          <w:sz w:val="20"/>
        </w:rPr>
        <w:t>is</w:t>
      </w:r>
      <w:r>
        <w:rPr>
          <w:spacing w:val="-3"/>
          <w:sz w:val="20"/>
        </w:rPr>
        <w:t xml:space="preserve"> </w:t>
      </w:r>
      <w:r>
        <w:rPr>
          <w:sz w:val="20"/>
        </w:rPr>
        <w:t>subject</w:t>
      </w:r>
      <w:r>
        <w:rPr>
          <w:spacing w:val="-3"/>
          <w:sz w:val="20"/>
        </w:rPr>
        <w:t xml:space="preserve"> </w:t>
      </w:r>
      <w:r>
        <w:rPr>
          <w:sz w:val="20"/>
        </w:rPr>
        <w:t>to</w:t>
      </w:r>
      <w:r>
        <w:rPr>
          <w:spacing w:val="-5"/>
          <w:sz w:val="20"/>
        </w:rPr>
        <w:t xml:space="preserve"> </w:t>
      </w:r>
      <w:r>
        <w:rPr>
          <w:sz w:val="20"/>
        </w:rPr>
        <w:t>the</w:t>
      </w:r>
      <w:r>
        <w:rPr>
          <w:spacing w:val="-3"/>
          <w:sz w:val="20"/>
        </w:rPr>
        <w:t xml:space="preserve"> </w:t>
      </w:r>
      <w:r>
        <w:rPr>
          <w:sz w:val="20"/>
        </w:rPr>
        <w:t>terms</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Archer</w:t>
      </w:r>
      <w:r>
        <w:rPr>
          <w:spacing w:val="-3"/>
          <w:sz w:val="20"/>
        </w:rPr>
        <w:t xml:space="preserve"> </w:t>
      </w:r>
      <w:r>
        <w:rPr>
          <w:sz w:val="20"/>
        </w:rPr>
        <w:t>Master</w:t>
      </w:r>
      <w:r>
        <w:rPr>
          <w:spacing w:val="-3"/>
          <w:sz w:val="20"/>
        </w:rPr>
        <w:t xml:space="preserve"> </w:t>
      </w:r>
      <w:r>
        <w:rPr>
          <w:sz w:val="20"/>
        </w:rPr>
        <w:t>Services</w:t>
      </w:r>
      <w:r>
        <w:rPr>
          <w:spacing w:val="-3"/>
          <w:sz w:val="20"/>
        </w:rPr>
        <w:t xml:space="preserve"> </w:t>
      </w:r>
      <w:r>
        <w:rPr>
          <w:sz w:val="20"/>
        </w:rPr>
        <w:t xml:space="preserve">Agreement entered into by and between Archer Technologies Ireland Limited and Handelsbanken PLC dated </w:t>
      </w:r>
      <w:r w:rsidR="007D014A">
        <w:rPr>
          <w:sz w:val="20"/>
        </w:rPr>
        <w:t>30</w:t>
      </w:r>
      <w:r w:rsidR="007D014A" w:rsidRPr="007D014A">
        <w:rPr>
          <w:sz w:val="20"/>
          <w:vertAlign w:val="superscript"/>
        </w:rPr>
        <w:t>th</w:t>
      </w:r>
      <w:r w:rsidR="007D014A">
        <w:rPr>
          <w:sz w:val="20"/>
        </w:rPr>
        <w:t xml:space="preserve"> July 2026</w:t>
      </w:r>
      <w:r>
        <w:rPr>
          <w:sz w:val="20"/>
        </w:rPr>
        <w:t xml:space="preserve"> (the “Agreement”).</w:t>
      </w:r>
    </w:p>
    <w:p w14:paraId="56621D41" w14:textId="4ADE011A" w:rsidR="00DA51A5" w:rsidRPr="004824FF" w:rsidRDefault="00AB654C" w:rsidP="004824FF">
      <w:pPr>
        <w:pStyle w:val="ListParagraph"/>
        <w:numPr>
          <w:ilvl w:val="0"/>
          <w:numId w:val="1"/>
        </w:numPr>
        <w:tabs>
          <w:tab w:val="left" w:pos="720"/>
        </w:tabs>
        <w:spacing w:before="61"/>
        <w:ind w:right="1360"/>
        <w:rPr>
          <w:sz w:val="20"/>
        </w:rPr>
        <w:sectPr w:rsidR="00DA51A5" w:rsidRPr="004824FF">
          <w:pgSz w:w="12240" w:h="15840"/>
          <w:pgMar w:top="1040" w:right="360" w:bottom="1500" w:left="1080" w:header="720" w:footer="1304" w:gutter="0"/>
          <w:cols w:space="720"/>
        </w:sectPr>
      </w:pPr>
      <w:r w:rsidRPr="004824FF">
        <w:rPr>
          <w:sz w:val="20"/>
        </w:rPr>
        <w:t xml:space="preserve">Upon receipt of </w:t>
      </w:r>
      <w:r w:rsidR="007D014A" w:rsidRPr="004824FF">
        <w:rPr>
          <w:sz w:val="20"/>
        </w:rPr>
        <w:t xml:space="preserve">a </w:t>
      </w:r>
      <w:r w:rsidRPr="004824FF">
        <w:rPr>
          <w:sz w:val="20"/>
        </w:rPr>
        <w:t>signed</w:t>
      </w:r>
      <w:r w:rsidRPr="004824FF">
        <w:rPr>
          <w:spacing w:val="-3"/>
          <w:sz w:val="20"/>
        </w:rPr>
        <w:t xml:space="preserve"> </w:t>
      </w:r>
      <w:r w:rsidRPr="004824FF">
        <w:rPr>
          <w:sz w:val="20"/>
        </w:rPr>
        <w:t>Statement</w:t>
      </w:r>
      <w:r w:rsidRPr="004824FF">
        <w:rPr>
          <w:spacing w:val="-3"/>
          <w:sz w:val="20"/>
        </w:rPr>
        <w:t xml:space="preserve"> </w:t>
      </w:r>
      <w:r w:rsidRPr="004824FF">
        <w:rPr>
          <w:sz w:val="20"/>
        </w:rPr>
        <w:t>of</w:t>
      </w:r>
      <w:r w:rsidRPr="004824FF">
        <w:rPr>
          <w:spacing w:val="-3"/>
          <w:sz w:val="20"/>
        </w:rPr>
        <w:t xml:space="preserve"> </w:t>
      </w:r>
      <w:r w:rsidRPr="004824FF">
        <w:rPr>
          <w:sz w:val="20"/>
        </w:rPr>
        <w:t>Work,</w:t>
      </w:r>
      <w:r w:rsidRPr="004824FF">
        <w:rPr>
          <w:spacing w:val="-5"/>
          <w:sz w:val="20"/>
        </w:rPr>
        <w:t xml:space="preserve"> </w:t>
      </w:r>
      <w:r w:rsidRPr="004824FF">
        <w:rPr>
          <w:sz w:val="20"/>
        </w:rPr>
        <w:t>Archer</w:t>
      </w:r>
      <w:r w:rsidRPr="004824FF">
        <w:rPr>
          <w:spacing w:val="-3"/>
          <w:sz w:val="20"/>
        </w:rPr>
        <w:t xml:space="preserve"> </w:t>
      </w:r>
      <w:r w:rsidRPr="004824FF">
        <w:rPr>
          <w:sz w:val="20"/>
        </w:rPr>
        <w:t>will</w:t>
      </w:r>
      <w:r w:rsidRPr="004824FF">
        <w:rPr>
          <w:spacing w:val="-3"/>
          <w:sz w:val="20"/>
        </w:rPr>
        <w:t xml:space="preserve"> </w:t>
      </w:r>
      <w:r w:rsidRPr="004824FF">
        <w:rPr>
          <w:sz w:val="20"/>
        </w:rPr>
        <w:t>schedule</w:t>
      </w:r>
      <w:r w:rsidRPr="004824FF">
        <w:rPr>
          <w:spacing w:val="-3"/>
          <w:sz w:val="20"/>
        </w:rPr>
        <w:t xml:space="preserve"> </w:t>
      </w:r>
      <w:r w:rsidRPr="004824FF">
        <w:rPr>
          <w:sz w:val="20"/>
        </w:rPr>
        <w:t>a</w:t>
      </w:r>
      <w:r w:rsidRPr="004824FF">
        <w:rPr>
          <w:spacing w:val="-3"/>
          <w:sz w:val="20"/>
        </w:rPr>
        <w:t xml:space="preserve"> </w:t>
      </w:r>
      <w:r w:rsidRPr="004824FF">
        <w:rPr>
          <w:sz w:val="20"/>
        </w:rPr>
        <w:t>meeting</w:t>
      </w:r>
      <w:r w:rsidRPr="004824FF">
        <w:rPr>
          <w:spacing w:val="-3"/>
          <w:sz w:val="20"/>
        </w:rPr>
        <w:t xml:space="preserve"> </w:t>
      </w:r>
      <w:r w:rsidRPr="004824FF">
        <w:rPr>
          <w:sz w:val="20"/>
        </w:rPr>
        <w:t>where</w:t>
      </w:r>
      <w:r w:rsidRPr="004824FF">
        <w:rPr>
          <w:spacing w:val="-3"/>
          <w:sz w:val="20"/>
        </w:rPr>
        <w:t xml:space="preserve"> </w:t>
      </w:r>
      <w:r w:rsidRPr="004824FF">
        <w:rPr>
          <w:sz w:val="20"/>
        </w:rPr>
        <w:t>mutual agreements on staffing</w:t>
      </w:r>
      <w:r w:rsidRPr="004824FF">
        <w:rPr>
          <w:spacing w:val="-1"/>
          <w:sz w:val="20"/>
        </w:rPr>
        <w:t xml:space="preserve"> </w:t>
      </w:r>
      <w:r w:rsidRPr="004824FF">
        <w:rPr>
          <w:sz w:val="20"/>
        </w:rPr>
        <w:t>and</w:t>
      </w:r>
      <w:r w:rsidRPr="004824FF">
        <w:rPr>
          <w:spacing w:val="-1"/>
          <w:sz w:val="20"/>
        </w:rPr>
        <w:t xml:space="preserve"> </w:t>
      </w:r>
      <w:r w:rsidRPr="004824FF">
        <w:rPr>
          <w:sz w:val="20"/>
        </w:rPr>
        <w:t>project start date will be made.</w:t>
      </w:r>
    </w:p>
    <w:p w14:paraId="0D0934B0" w14:textId="77777777" w:rsidR="00DA51A5" w:rsidRDefault="00DA51A5">
      <w:pPr>
        <w:pStyle w:val="BodyText"/>
        <w:spacing w:before="64"/>
        <w:rPr>
          <w:sz w:val="28"/>
        </w:rPr>
      </w:pPr>
    </w:p>
    <w:p w14:paraId="3536F0E5" w14:textId="77777777" w:rsidR="00DA51A5" w:rsidRDefault="00AB654C">
      <w:pPr>
        <w:pStyle w:val="Heading1"/>
        <w:spacing w:before="0"/>
      </w:pPr>
      <w:bookmarkStart w:id="140" w:name="_Toc242398807"/>
      <w:r>
        <w:rPr>
          <w:color w:val="041A77"/>
          <w:spacing w:val="-2"/>
        </w:rPr>
        <w:t>SIGNATURES</w:t>
      </w:r>
      <w:bookmarkEnd w:id="140"/>
    </w:p>
    <w:p w14:paraId="17C45A6F" w14:textId="77777777" w:rsidR="00DA51A5" w:rsidRDefault="00AB654C">
      <w:pPr>
        <w:pStyle w:val="BodyText"/>
        <w:spacing w:before="117" w:line="237" w:lineRule="auto"/>
        <w:ind w:left="360" w:right="1188"/>
      </w:pPr>
      <w:r>
        <w:t>Archer</w:t>
      </w:r>
      <w:r>
        <w:rPr>
          <w:spacing w:val="-3"/>
        </w:rPr>
        <w:t xml:space="preserve"> </w:t>
      </w:r>
      <w:r>
        <w:t>and</w:t>
      </w:r>
      <w:r>
        <w:rPr>
          <w:spacing w:val="-3"/>
        </w:rPr>
        <w:t xml:space="preserve"> </w:t>
      </w:r>
      <w:r>
        <w:t>Handelsbanken</w:t>
      </w:r>
      <w:r>
        <w:rPr>
          <w:spacing w:val="-4"/>
        </w:rPr>
        <w:t xml:space="preserve"> </w:t>
      </w:r>
      <w:r>
        <w:t>agree</w:t>
      </w:r>
      <w:r>
        <w:rPr>
          <w:spacing w:val="-3"/>
        </w:rPr>
        <w:t xml:space="preserve"> </w:t>
      </w:r>
      <w:r>
        <w:t>to</w:t>
      </w:r>
      <w:r>
        <w:rPr>
          <w:spacing w:val="-4"/>
        </w:rPr>
        <w:t xml:space="preserve"> </w:t>
      </w:r>
      <w:r>
        <w:t>the</w:t>
      </w:r>
      <w:r>
        <w:rPr>
          <w:spacing w:val="-3"/>
        </w:rPr>
        <w:t xml:space="preserve"> </w:t>
      </w:r>
      <w:r>
        <w:t>terms</w:t>
      </w:r>
      <w:r>
        <w:rPr>
          <w:spacing w:val="-3"/>
        </w:rPr>
        <w:t xml:space="preserve"> </w:t>
      </w:r>
      <w:r>
        <w:t>set</w:t>
      </w:r>
      <w:r>
        <w:rPr>
          <w:spacing w:val="-3"/>
        </w:rPr>
        <w:t xml:space="preserve"> </w:t>
      </w:r>
      <w:r>
        <w:t>forth</w:t>
      </w:r>
      <w:r>
        <w:rPr>
          <w:spacing w:val="-3"/>
        </w:rPr>
        <w:t xml:space="preserve"> </w:t>
      </w:r>
      <w:r>
        <w:t>herein</w:t>
      </w:r>
      <w:r>
        <w:rPr>
          <w:spacing w:val="-3"/>
        </w:rPr>
        <w:t xml:space="preserve"> </w:t>
      </w:r>
      <w:r>
        <w:t>as</w:t>
      </w:r>
      <w:r>
        <w:rPr>
          <w:spacing w:val="-3"/>
        </w:rPr>
        <w:t xml:space="preserve"> </w:t>
      </w:r>
      <w:r>
        <w:t>indicated</w:t>
      </w:r>
      <w:r>
        <w:rPr>
          <w:spacing w:val="-4"/>
        </w:rPr>
        <w:t xml:space="preserve"> </w:t>
      </w:r>
      <w:r>
        <w:t>by</w:t>
      </w:r>
      <w:r>
        <w:rPr>
          <w:spacing w:val="-3"/>
        </w:rPr>
        <w:t xml:space="preserve"> </w:t>
      </w:r>
      <w:r>
        <w:t>the signatures of their respective duly authorized representatives below.</w:t>
      </w:r>
    </w:p>
    <w:p w14:paraId="62CE149C" w14:textId="77777777" w:rsidR="00DA51A5" w:rsidRDefault="00DA51A5">
      <w:pPr>
        <w:pStyle w:val="BodyText"/>
        <w:spacing w:before="80"/>
      </w:pPr>
    </w:p>
    <w:p w14:paraId="16F99F08" w14:textId="77777777" w:rsidR="00DA51A5" w:rsidRDefault="00AB654C">
      <w:pPr>
        <w:pStyle w:val="Heading4"/>
        <w:tabs>
          <w:tab w:val="left" w:pos="5442"/>
        </w:tabs>
        <w:ind w:left="1520"/>
      </w:pPr>
      <w:r>
        <w:rPr>
          <w:spacing w:val="-2"/>
        </w:rPr>
        <w:t>Handelsbanken</w:t>
      </w:r>
      <w:r>
        <w:rPr>
          <w:spacing w:val="2"/>
        </w:rPr>
        <w:t xml:space="preserve"> </w:t>
      </w:r>
      <w:r>
        <w:rPr>
          <w:spacing w:val="-5"/>
        </w:rPr>
        <w:t>PLC</w:t>
      </w:r>
      <w:r>
        <w:tab/>
      </w:r>
      <w:r>
        <w:rPr>
          <w:color w:val="1D1D1D"/>
        </w:rPr>
        <w:t>Archer</w:t>
      </w:r>
      <w:r>
        <w:rPr>
          <w:color w:val="1D1D1D"/>
          <w:spacing w:val="-14"/>
        </w:rPr>
        <w:t xml:space="preserve"> </w:t>
      </w:r>
      <w:r>
        <w:rPr>
          <w:color w:val="1D1D1D"/>
        </w:rPr>
        <w:t>Technologies</w:t>
      </w:r>
      <w:r>
        <w:rPr>
          <w:color w:val="1D1D1D"/>
          <w:spacing w:val="-11"/>
        </w:rPr>
        <w:t xml:space="preserve"> </w:t>
      </w:r>
      <w:r>
        <w:rPr>
          <w:color w:val="1D1D1D"/>
        </w:rPr>
        <w:t>Ireland</w:t>
      </w:r>
      <w:r>
        <w:rPr>
          <w:color w:val="1D1D1D"/>
          <w:spacing w:val="-11"/>
        </w:rPr>
        <w:t xml:space="preserve"> </w:t>
      </w:r>
      <w:r>
        <w:rPr>
          <w:color w:val="1D1D1D"/>
          <w:spacing w:val="-2"/>
        </w:rPr>
        <w:t>Limited</w:t>
      </w:r>
    </w:p>
    <w:p w14:paraId="0156C123" w14:textId="77777777" w:rsidR="00DA51A5" w:rsidRDefault="00DA51A5">
      <w:pPr>
        <w:pStyle w:val="BodyText"/>
        <w:rPr>
          <w:b/>
        </w:rPr>
      </w:pPr>
    </w:p>
    <w:p w14:paraId="783C1D46" w14:textId="77777777" w:rsidR="00DA51A5" w:rsidRDefault="00AB654C">
      <w:pPr>
        <w:pStyle w:val="BodyText"/>
        <w:spacing w:before="144"/>
        <w:rPr>
          <w:b/>
        </w:rPr>
      </w:pPr>
      <w:r>
        <w:rPr>
          <w:b/>
          <w:noProof/>
        </w:rPr>
        <mc:AlternateContent>
          <mc:Choice Requires="wps">
            <w:drawing>
              <wp:anchor distT="0" distB="0" distL="0" distR="0" simplePos="0" relativeHeight="487601152" behindDoc="1" locked="0" layoutInCell="1" allowOverlap="1" wp14:anchorId="096EC325" wp14:editId="79411D68">
                <wp:simplePos x="0" y="0"/>
                <wp:positionH relativeFrom="page">
                  <wp:posOffset>984503</wp:posOffset>
                </wp:positionH>
                <wp:positionV relativeFrom="paragraph">
                  <wp:posOffset>261076</wp:posOffset>
                </wp:positionV>
                <wp:extent cx="2743200" cy="1841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18415"/>
                        </a:xfrm>
                        <a:custGeom>
                          <a:avLst/>
                          <a:gdLst/>
                          <a:ahLst/>
                          <a:cxnLst/>
                          <a:rect l="l" t="t" r="r" b="b"/>
                          <a:pathLst>
                            <a:path w="2743200" h="18415">
                              <a:moveTo>
                                <a:pt x="2743200" y="0"/>
                              </a:moveTo>
                              <a:lnTo>
                                <a:pt x="0" y="0"/>
                              </a:lnTo>
                              <a:lnTo>
                                <a:pt x="0" y="18287"/>
                              </a:lnTo>
                              <a:lnTo>
                                <a:pt x="2743200" y="1828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BCBF2C" id="Graphic 40" o:spid="_x0000_s1026" style="position:absolute;margin-left:77.5pt;margin-top:20.55pt;width:3in;height:1.45pt;z-index:-15715328;visibility:visible;mso-wrap-style:square;mso-wrap-distance-left:0;mso-wrap-distance-top:0;mso-wrap-distance-right:0;mso-wrap-distance-bottom:0;mso-position-horizontal:absolute;mso-position-horizontal-relative:page;mso-position-vertical:absolute;mso-position-vertical-relative:text;v-text-anchor:top" coordsize="27432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" path="m2743200,l,,,18287r2743200,l2743200,xe" fillcolor="black" stroked="f">
                <v:path arrowok="t"/>
                <w10:wrap type="topAndBottom" anchorx="page"/>
              </v:shape>
            </w:pict>
          </mc:Fallback>
        </mc:AlternateContent>
      </w:r>
      <w:r>
        <w:rPr>
          <w:b/>
          <w:noProof/>
        </w:rPr>
        <mc:AlternateContent>
          <mc:Choice Requires="wps">
            <w:drawing>
              <wp:anchor distT="0" distB="0" distL="0" distR="0" simplePos="0" relativeHeight="487601664" behindDoc="1" locked="0" layoutInCell="1" allowOverlap="1" wp14:anchorId="52121D1C" wp14:editId="1BF39E9B">
                <wp:simplePos x="0" y="0"/>
                <wp:positionH relativeFrom="page">
                  <wp:posOffset>3956303</wp:posOffset>
                </wp:positionH>
                <wp:positionV relativeFrom="paragraph">
                  <wp:posOffset>261076</wp:posOffset>
                </wp:positionV>
                <wp:extent cx="2971800" cy="1841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0" cy="18415"/>
                        </a:xfrm>
                        <a:custGeom>
                          <a:avLst/>
                          <a:gdLst/>
                          <a:ahLst/>
                          <a:cxnLst/>
                          <a:rect l="l" t="t" r="r" b="b"/>
                          <a:pathLst>
                            <a:path w="2971800" h="18415">
                              <a:moveTo>
                                <a:pt x="2971800" y="0"/>
                              </a:moveTo>
                              <a:lnTo>
                                <a:pt x="0" y="0"/>
                              </a:lnTo>
                              <a:lnTo>
                                <a:pt x="0" y="18287"/>
                              </a:lnTo>
                              <a:lnTo>
                                <a:pt x="2971800" y="18287"/>
                              </a:lnTo>
                              <a:lnTo>
                                <a:pt x="2971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90CA57" id="Graphic 41" o:spid="_x0000_s1026" style="position:absolute;margin-left:311.5pt;margin-top:20.55pt;width:234pt;height:1.45pt;z-index:-15714816;visibility:visible;mso-wrap-style:square;mso-wrap-distance-left:0;mso-wrap-distance-top:0;mso-wrap-distance-right:0;mso-wrap-distance-bottom:0;mso-position-horizontal:absolute;mso-position-horizontal-relative:page;mso-position-vertical:absolute;mso-position-vertical-relative:text;v-text-anchor:top" coordsize="29718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" path="m2971800,l,,,18287r2971800,l2971800,xe" fillcolor="black" stroked="f">
                <v:path arrowok="t"/>
                <w10:wrap type="topAndBottom" anchorx="page"/>
              </v:shape>
            </w:pict>
          </mc:Fallback>
        </mc:AlternateContent>
      </w:r>
    </w:p>
    <w:p w14:paraId="353C0429" w14:textId="501B8B8A" w:rsidR="00DA51A5" w:rsidRDefault="00AB654C">
      <w:pPr>
        <w:pStyle w:val="BodyText"/>
        <w:tabs>
          <w:tab w:val="left" w:pos="6426"/>
        </w:tabs>
        <w:ind w:left="1566"/>
      </w:pPr>
      <w:r>
        <w:t>Authori</w:t>
      </w:r>
      <w:r w:rsidR="001F1790">
        <w:t>s</w:t>
      </w:r>
      <w:r>
        <w:t>ed</w:t>
      </w:r>
      <w:r>
        <w:rPr>
          <w:spacing w:val="-11"/>
        </w:rPr>
        <w:t xml:space="preserve"> </w:t>
      </w:r>
      <w:r>
        <w:rPr>
          <w:spacing w:val="-2"/>
        </w:rPr>
        <w:t>Signature</w:t>
      </w:r>
      <w:r>
        <w:tab/>
        <w:t>Authori</w:t>
      </w:r>
      <w:r w:rsidR="001F1790">
        <w:t>s</w:t>
      </w:r>
      <w:r>
        <w:t>ed</w:t>
      </w:r>
      <w:r>
        <w:rPr>
          <w:spacing w:val="-13"/>
        </w:rPr>
        <w:t xml:space="preserve"> </w:t>
      </w:r>
      <w:r>
        <w:rPr>
          <w:spacing w:val="-2"/>
        </w:rPr>
        <w:t>Signature</w:t>
      </w:r>
    </w:p>
    <w:p w14:paraId="5A787654" w14:textId="77777777" w:rsidR="00DA51A5" w:rsidRDefault="00DA51A5">
      <w:pPr>
        <w:pStyle w:val="BodyText"/>
      </w:pPr>
    </w:p>
    <w:p w14:paraId="5A6061C3" w14:textId="77777777" w:rsidR="00DA51A5" w:rsidRDefault="00AB654C">
      <w:pPr>
        <w:pStyle w:val="BodyText"/>
        <w:spacing w:before="106"/>
      </w:pPr>
      <w:r>
        <w:rPr>
          <w:noProof/>
        </w:rPr>
        <mc:AlternateContent>
          <mc:Choice Requires="wps">
            <w:drawing>
              <wp:anchor distT="0" distB="0" distL="0" distR="0" simplePos="0" relativeHeight="487602176" behindDoc="1" locked="0" layoutInCell="1" allowOverlap="1" wp14:anchorId="6C185535" wp14:editId="7C89B53B">
                <wp:simplePos x="0" y="0"/>
                <wp:positionH relativeFrom="page">
                  <wp:posOffset>984503</wp:posOffset>
                </wp:positionH>
                <wp:positionV relativeFrom="paragraph">
                  <wp:posOffset>236897</wp:posOffset>
                </wp:positionV>
                <wp:extent cx="2743200" cy="1841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18415"/>
                        </a:xfrm>
                        <a:custGeom>
                          <a:avLst/>
                          <a:gdLst/>
                          <a:ahLst/>
                          <a:cxnLst/>
                          <a:rect l="l" t="t" r="r" b="b"/>
                          <a:pathLst>
                            <a:path w="2743200" h="18415">
                              <a:moveTo>
                                <a:pt x="2743200" y="0"/>
                              </a:moveTo>
                              <a:lnTo>
                                <a:pt x="0" y="0"/>
                              </a:lnTo>
                              <a:lnTo>
                                <a:pt x="0" y="18288"/>
                              </a:lnTo>
                              <a:lnTo>
                                <a:pt x="2743200" y="18288"/>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B9D68A" id="Graphic 42" o:spid="_x0000_s1026" style="position:absolute;margin-left:77.5pt;margin-top:18.65pt;width:3in;height:1.45pt;z-index:-15714304;visibility:visible;mso-wrap-style:square;mso-wrap-distance-left:0;mso-wrap-distance-top:0;mso-wrap-distance-right:0;mso-wrap-distance-bottom:0;mso-position-horizontal:absolute;mso-position-horizontal-relative:page;mso-position-vertical:absolute;mso-position-vertical-relative:text;v-text-anchor:top" coordsize="27432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" path="m2743200,l,,,18288r2743200,l2743200,xe" fillcolor="black" stroked="f">
                <v:path arrowok="t"/>
                <w10:wrap type="topAndBottom" anchorx="page"/>
              </v:shape>
            </w:pict>
          </mc:Fallback>
        </mc:AlternateContent>
      </w:r>
      <w:r>
        <w:rPr>
          <w:noProof/>
        </w:rPr>
        <mc:AlternateContent>
          <mc:Choice Requires="wps">
            <w:drawing>
              <wp:anchor distT="0" distB="0" distL="0" distR="0" simplePos="0" relativeHeight="487602688" behindDoc="1" locked="0" layoutInCell="1" allowOverlap="1" wp14:anchorId="49FA96B0" wp14:editId="2D73BA53">
                <wp:simplePos x="0" y="0"/>
                <wp:positionH relativeFrom="page">
                  <wp:posOffset>3956303</wp:posOffset>
                </wp:positionH>
                <wp:positionV relativeFrom="paragraph">
                  <wp:posOffset>236897</wp:posOffset>
                </wp:positionV>
                <wp:extent cx="2971800" cy="1841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0" cy="18415"/>
                        </a:xfrm>
                        <a:custGeom>
                          <a:avLst/>
                          <a:gdLst/>
                          <a:ahLst/>
                          <a:cxnLst/>
                          <a:rect l="l" t="t" r="r" b="b"/>
                          <a:pathLst>
                            <a:path w="2971800" h="18415">
                              <a:moveTo>
                                <a:pt x="2971800" y="0"/>
                              </a:moveTo>
                              <a:lnTo>
                                <a:pt x="0" y="0"/>
                              </a:lnTo>
                              <a:lnTo>
                                <a:pt x="0" y="18288"/>
                              </a:lnTo>
                              <a:lnTo>
                                <a:pt x="2971800" y="18288"/>
                              </a:lnTo>
                              <a:lnTo>
                                <a:pt x="2971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1A80F6" id="Graphic 43" o:spid="_x0000_s1026" style="position:absolute;margin-left:311.5pt;margin-top:18.65pt;width:234pt;height:1.45pt;z-index:-15713792;visibility:visible;mso-wrap-style:square;mso-wrap-distance-left:0;mso-wrap-distance-top:0;mso-wrap-distance-right:0;mso-wrap-distance-bottom:0;mso-position-horizontal:absolute;mso-position-horizontal-relative:page;mso-position-vertical:absolute;mso-position-vertical-relative:text;v-text-anchor:top" coordsize="29718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" path="m2971800,l,,,18288r2971800,l2971800,xe" fillcolor="black" stroked="f">
                <v:path arrowok="t"/>
                <w10:wrap type="topAndBottom" anchorx="page"/>
              </v:shape>
            </w:pict>
          </mc:Fallback>
        </mc:AlternateContent>
      </w:r>
    </w:p>
    <w:p w14:paraId="3E93493C" w14:textId="77777777" w:rsidR="00DA51A5" w:rsidRDefault="00AB654C">
      <w:pPr>
        <w:pStyle w:val="BodyText"/>
        <w:tabs>
          <w:tab w:val="left" w:pos="6379"/>
        </w:tabs>
        <w:ind w:left="1519"/>
      </w:pPr>
      <w:r>
        <w:t>(Above</w:t>
      </w:r>
      <w:r>
        <w:rPr>
          <w:spacing w:val="-8"/>
        </w:rPr>
        <w:t xml:space="preserve"> </w:t>
      </w:r>
      <w:r>
        <w:t>name</w:t>
      </w:r>
      <w:r>
        <w:rPr>
          <w:spacing w:val="-8"/>
        </w:rPr>
        <w:t xml:space="preserve"> </w:t>
      </w:r>
      <w:r>
        <w:rPr>
          <w:spacing w:val="-2"/>
        </w:rPr>
        <w:t>printed)</w:t>
      </w:r>
      <w:r>
        <w:tab/>
        <w:t>(Above</w:t>
      </w:r>
      <w:r>
        <w:rPr>
          <w:spacing w:val="-10"/>
        </w:rPr>
        <w:t xml:space="preserve"> </w:t>
      </w:r>
      <w:r>
        <w:t>name</w:t>
      </w:r>
      <w:r>
        <w:rPr>
          <w:spacing w:val="-8"/>
        </w:rPr>
        <w:t xml:space="preserve"> </w:t>
      </w:r>
      <w:r>
        <w:rPr>
          <w:spacing w:val="-2"/>
        </w:rPr>
        <w:t>printed)</w:t>
      </w:r>
    </w:p>
    <w:p w14:paraId="336D6302" w14:textId="77777777" w:rsidR="00DA51A5" w:rsidRDefault="00DA51A5">
      <w:pPr>
        <w:pStyle w:val="BodyText"/>
      </w:pPr>
    </w:p>
    <w:p w14:paraId="067BFFE6" w14:textId="77777777" w:rsidR="00DA51A5" w:rsidRDefault="00AB654C">
      <w:pPr>
        <w:pStyle w:val="BodyText"/>
        <w:spacing w:before="106"/>
      </w:pPr>
      <w:r>
        <w:rPr>
          <w:noProof/>
        </w:rPr>
        <mc:AlternateContent>
          <mc:Choice Requires="wps">
            <w:drawing>
              <wp:anchor distT="0" distB="0" distL="0" distR="0" simplePos="0" relativeHeight="487603200" behindDoc="1" locked="0" layoutInCell="1" allowOverlap="1" wp14:anchorId="4BBFDA91" wp14:editId="1A30D368">
                <wp:simplePos x="0" y="0"/>
                <wp:positionH relativeFrom="page">
                  <wp:posOffset>984503</wp:posOffset>
                </wp:positionH>
                <wp:positionV relativeFrom="paragraph">
                  <wp:posOffset>236897</wp:posOffset>
                </wp:positionV>
                <wp:extent cx="2743200" cy="1841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18415"/>
                        </a:xfrm>
                        <a:custGeom>
                          <a:avLst/>
                          <a:gdLst/>
                          <a:ahLst/>
                          <a:cxnLst/>
                          <a:rect l="l" t="t" r="r" b="b"/>
                          <a:pathLst>
                            <a:path w="2743200" h="18415">
                              <a:moveTo>
                                <a:pt x="2743200" y="0"/>
                              </a:moveTo>
                              <a:lnTo>
                                <a:pt x="0" y="0"/>
                              </a:lnTo>
                              <a:lnTo>
                                <a:pt x="0" y="18288"/>
                              </a:lnTo>
                              <a:lnTo>
                                <a:pt x="2743200" y="18288"/>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AF003C" id="Graphic 44" o:spid="_x0000_s1026" style="position:absolute;margin-left:77.5pt;margin-top:18.65pt;width:3in;height:1.45pt;z-index:-15713280;visibility:visible;mso-wrap-style:square;mso-wrap-distance-left:0;mso-wrap-distance-top:0;mso-wrap-distance-right:0;mso-wrap-distance-bottom:0;mso-position-horizontal:absolute;mso-position-horizontal-relative:page;mso-position-vertical:absolute;mso-position-vertical-relative:text;v-text-anchor:top" coordsize="27432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" path="m2743200,l,,,18288r2743200,l2743200,xe" fillcolor="black" stroked="f">
                <v:path arrowok="t"/>
                <w10:wrap type="topAndBottom" anchorx="page"/>
              </v:shape>
            </w:pict>
          </mc:Fallback>
        </mc:AlternateContent>
      </w:r>
      <w:r>
        <w:rPr>
          <w:noProof/>
        </w:rPr>
        <mc:AlternateContent>
          <mc:Choice Requires="wps">
            <w:drawing>
              <wp:anchor distT="0" distB="0" distL="0" distR="0" simplePos="0" relativeHeight="487603712" behindDoc="1" locked="0" layoutInCell="1" allowOverlap="1" wp14:anchorId="5E2AF161" wp14:editId="307B03B6">
                <wp:simplePos x="0" y="0"/>
                <wp:positionH relativeFrom="page">
                  <wp:posOffset>3956303</wp:posOffset>
                </wp:positionH>
                <wp:positionV relativeFrom="paragraph">
                  <wp:posOffset>236897</wp:posOffset>
                </wp:positionV>
                <wp:extent cx="2971800" cy="18415"/>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0" cy="18415"/>
                        </a:xfrm>
                        <a:custGeom>
                          <a:avLst/>
                          <a:gdLst/>
                          <a:ahLst/>
                          <a:cxnLst/>
                          <a:rect l="l" t="t" r="r" b="b"/>
                          <a:pathLst>
                            <a:path w="2971800" h="18415">
                              <a:moveTo>
                                <a:pt x="2971800" y="0"/>
                              </a:moveTo>
                              <a:lnTo>
                                <a:pt x="0" y="0"/>
                              </a:lnTo>
                              <a:lnTo>
                                <a:pt x="0" y="18288"/>
                              </a:lnTo>
                              <a:lnTo>
                                <a:pt x="2971800" y="18288"/>
                              </a:lnTo>
                              <a:lnTo>
                                <a:pt x="2971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0A47E5" id="Graphic 45" o:spid="_x0000_s1026" style="position:absolute;margin-left:311.5pt;margin-top:18.65pt;width:234pt;height:1.45pt;z-index:-15712768;visibility:visible;mso-wrap-style:square;mso-wrap-distance-left:0;mso-wrap-distance-top:0;mso-wrap-distance-right:0;mso-wrap-distance-bottom:0;mso-position-horizontal:absolute;mso-position-horizontal-relative:page;mso-position-vertical:absolute;mso-position-vertical-relative:text;v-text-anchor:top" coordsize="29718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" path="m2971800,l,,,18288r2971800,l2971800,xe" fillcolor="black" stroked="f">
                <v:path arrowok="t"/>
                <w10:wrap type="topAndBottom" anchorx="page"/>
              </v:shape>
            </w:pict>
          </mc:Fallback>
        </mc:AlternateContent>
      </w:r>
    </w:p>
    <w:p w14:paraId="5E14C88F" w14:textId="77777777" w:rsidR="00DA51A5" w:rsidRDefault="00AB654C">
      <w:pPr>
        <w:pStyle w:val="BodyText"/>
        <w:tabs>
          <w:tab w:val="left" w:pos="6789"/>
        </w:tabs>
        <w:ind w:left="1929"/>
      </w:pPr>
      <w:r>
        <w:t>Title</w:t>
      </w:r>
      <w:r>
        <w:rPr>
          <w:spacing w:val="-6"/>
        </w:rPr>
        <w:t xml:space="preserve"> </w:t>
      </w:r>
      <w:r>
        <w:rPr>
          <w:spacing w:val="-2"/>
        </w:rPr>
        <w:t>(printed)</w:t>
      </w:r>
      <w:r>
        <w:tab/>
        <w:t>Title</w:t>
      </w:r>
      <w:r>
        <w:rPr>
          <w:spacing w:val="-6"/>
        </w:rPr>
        <w:t xml:space="preserve"> </w:t>
      </w:r>
      <w:r>
        <w:rPr>
          <w:spacing w:val="-2"/>
        </w:rPr>
        <w:t>(printed)</w:t>
      </w:r>
    </w:p>
    <w:p w14:paraId="5E5F0404" w14:textId="77777777" w:rsidR="00DA51A5" w:rsidRDefault="00DA51A5">
      <w:pPr>
        <w:pStyle w:val="BodyText"/>
      </w:pPr>
    </w:p>
    <w:p w14:paraId="7E2A0722" w14:textId="77777777" w:rsidR="00DA51A5" w:rsidRDefault="00AB654C">
      <w:pPr>
        <w:pStyle w:val="BodyText"/>
        <w:spacing w:before="106"/>
      </w:pPr>
      <w:r>
        <w:rPr>
          <w:noProof/>
        </w:rPr>
        <mc:AlternateContent>
          <mc:Choice Requires="wps">
            <w:drawing>
              <wp:anchor distT="0" distB="0" distL="0" distR="0" simplePos="0" relativeHeight="487604224" behindDoc="1" locked="0" layoutInCell="1" allowOverlap="1" wp14:anchorId="7A4A1F0D" wp14:editId="08962FEF">
                <wp:simplePos x="0" y="0"/>
                <wp:positionH relativeFrom="page">
                  <wp:posOffset>984503</wp:posOffset>
                </wp:positionH>
                <wp:positionV relativeFrom="paragraph">
                  <wp:posOffset>236897</wp:posOffset>
                </wp:positionV>
                <wp:extent cx="2743200" cy="1841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18415"/>
                        </a:xfrm>
                        <a:custGeom>
                          <a:avLst/>
                          <a:gdLst/>
                          <a:ahLst/>
                          <a:cxnLst/>
                          <a:rect l="l" t="t" r="r" b="b"/>
                          <a:pathLst>
                            <a:path w="2743200" h="18415">
                              <a:moveTo>
                                <a:pt x="2743200" y="0"/>
                              </a:moveTo>
                              <a:lnTo>
                                <a:pt x="0" y="0"/>
                              </a:lnTo>
                              <a:lnTo>
                                <a:pt x="0" y="18287"/>
                              </a:lnTo>
                              <a:lnTo>
                                <a:pt x="2743200" y="1828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AF7A4E" id="Graphic 46" o:spid="_x0000_s1026" style="position:absolute;margin-left:77.5pt;margin-top:18.65pt;width:3in;height:1.45pt;z-index:-15712256;visibility:visible;mso-wrap-style:square;mso-wrap-distance-left:0;mso-wrap-distance-top:0;mso-wrap-distance-right:0;mso-wrap-distance-bottom:0;mso-position-horizontal:absolute;mso-position-horizontal-relative:page;mso-position-vertical:absolute;mso-position-vertical-relative:text;v-text-anchor:top" coordsize="27432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" path="m2743200,l,,,18287r2743200,l2743200,xe" fillcolor="black" stroked="f">
                <v:path arrowok="t"/>
                <w10:wrap type="topAndBottom" anchorx="page"/>
              </v:shape>
            </w:pict>
          </mc:Fallback>
        </mc:AlternateContent>
      </w:r>
      <w:r>
        <w:rPr>
          <w:noProof/>
        </w:rPr>
        <mc:AlternateContent>
          <mc:Choice Requires="wps">
            <w:drawing>
              <wp:anchor distT="0" distB="0" distL="0" distR="0" simplePos="0" relativeHeight="487604736" behindDoc="1" locked="0" layoutInCell="1" allowOverlap="1" wp14:anchorId="04B9A132" wp14:editId="6069A592">
                <wp:simplePos x="0" y="0"/>
                <wp:positionH relativeFrom="page">
                  <wp:posOffset>3956303</wp:posOffset>
                </wp:positionH>
                <wp:positionV relativeFrom="paragraph">
                  <wp:posOffset>236897</wp:posOffset>
                </wp:positionV>
                <wp:extent cx="2971800" cy="18415"/>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0" cy="18415"/>
                        </a:xfrm>
                        <a:custGeom>
                          <a:avLst/>
                          <a:gdLst/>
                          <a:ahLst/>
                          <a:cxnLst/>
                          <a:rect l="l" t="t" r="r" b="b"/>
                          <a:pathLst>
                            <a:path w="2971800" h="18415">
                              <a:moveTo>
                                <a:pt x="2971800" y="0"/>
                              </a:moveTo>
                              <a:lnTo>
                                <a:pt x="0" y="0"/>
                              </a:lnTo>
                              <a:lnTo>
                                <a:pt x="0" y="18287"/>
                              </a:lnTo>
                              <a:lnTo>
                                <a:pt x="2971800" y="18287"/>
                              </a:lnTo>
                              <a:lnTo>
                                <a:pt x="2971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C559B1" id="Graphic 47" o:spid="_x0000_s1026" style="position:absolute;margin-left:311.5pt;margin-top:18.65pt;width:234pt;height:1.45pt;z-index:-15711744;visibility:visible;mso-wrap-style:square;mso-wrap-distance-left:0;mso-wrap-distance-top:0;mso-wrap-distance-right:0;mso-wrap-distance-bottom:0;mso-position-horizontal:absolute;mso-position-horizontal-relative:page;mso-position-vertical:absolute;mso-position-vertical-relative:text;v-text-anchor:top" coordsize="29718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" path="m2971800,l,,,18287r2971800,l2971800,xe" fillcolor="black" stroked="f">
                <v:path arrowok="t"/>
                <w10:wrap type="topAndBottom" anchorx="page"/>
              </v:shape>
            </w:pict>
          </mc:Fallback>
        </mc:AlternateContent>
      </w:r>
    </w:p>
    <w:p w14:paraId="2D60A2F5" w14:textId="77777777" w:rsidR="00DA51A5" w:rsidRDefault="00AB654C">
      <w:pPr>
        <w:pStyle w:val="BodyText"/>
        <w:tabs>
          <w:tab w:val="left" w:pos="7251"/>
        </w:tabs>
        <w:ind w:left="2391"/>
      </w:pPr>
      <w:r>
        <w:rPr>
          <w:spacing w:val="-4"/>
        </w:rPr>
        <w:t>Date</w:t>
      </w:r>
      <w:r>
        <w:tab/>
      </w:r>
      <w:r>
        <w:rPr>
          <w:spacing w:val="-4"/>
        </w:rPr>
        <w:t>Date</w:t>
      </w:r>
    </w:p>
    <w:p w14:paraId="261E0AAA" w14:textId="77777777" w:rsidR="00DA51A5" w:rsidRDefault="00DA51A5">
      <w:pPr>
        <w:pStyle w:val="BodyText"/>
      </w:pPr>
    </w:p>
    <w:p w14:paraId="73CAC861" w14:textId="77777777" w:rsidR="007D014A" w:rsidRDefault="007D014A">
      <w:pPr>
        <w:pStyle w:val="BodyText"/>
      </w:pPr>
    </w:p>
    <w:p w14:paraId="179F1ECD" w14:textId="77777777" w:rsidR="007D014A" w:rsidRDefault="007D014A">
      <w:pPr>
        <w:pStyle w:val="BodyText"/>
      </w:pPr>
    </w:p>
    <w:p w14:paraId="52B1F5B0" w14:textId="77777777" w:rsidR="007D014A" w:rsidRDefault="007D014A">
      <w:pPr>
        <w:pStyle w:val="BodyText"/>
      </w:pPr>
    </w:p>
    <w:p w14:paraId="73C6A0FE" w14:textId="77777777" w:rsidR="001F1790" w:rsidRDefault="001F1790" w:rsidP="001F1790">
      <w:pPr>
        <w:pStyle w:val="BodyText"/>
        <w:spacing w:before="80"/>
      </w:pPr>
    </w:p>
    <w:p w14:paraId="78AA31E5" w14:textId="5BE658EB" w:rsidR="001F1790" w:rsidRDefault="001F1790" w:rsidP="008B44CC">
      <w:pPr>
        <w:pStyle w:val="Heading4"/>
        <w:tabs>
          <w:tab w:val="left" w:pos="5442"/>
        </w:tabs>
        <w:ind w:left="1520"/>
      </w:pPr>
      <w:r>
        <w:rPr>
          <w:spacing w:val="-2"/>
        </w:rPr>
        <w:t>Handelsbanken</w:t>
      </w:r>
      <w:r>
        <w:rPr>
          <w:spacing w:val="2"/>
        </w:rPr>
        <w:t xml:space="preserve"> </w:t>
      </w:r>
      <w:r>
        <w:rPr>
          <w:spacing w:val="-5"/>
        </w:rPr>
        <w:t>PLC</w:t>
      </w:r>
      <w:r>
        <w:tab/>
      </w:r>
    </w:p>
    <w:p w14:paraId="34492836" w14:textId="1BCF28AC" w:rsidR="001F1790" w:rsidRDefault="001F1790" w:rsidP="001F1790">
      <w:pPr>
        <w:pStyle w:val="BodyText"/>
        <w:spacing w:before="144"/>
        <w:rPr>
          <w:b/>
        </w:rPr>
      </w:pPr>
      <w:r>
        <w:rPr>
          <w:b/>
          <w:noProof/>
        </w:rPr>
        <mc:AlternateContent>
          <mc:Choice Requires="wps">
            <w:drawing>
              <wp:anchor distT="0" distB="0" distL="0" distR="0" simplePos="0" relativeHeight="487610880" behindDoc="1" locked="0" layoutInCell="1" allowOverlap="1" wp14:anchorId="15273097" wp14:editId="1B7FD917">
                <wp:simplePos x="0" y="0"/>
                <wp:positionH relativeFrom="page">
                  <wp:posOffset>984503</wp:posOffset>
                </wp:positionH>
                <wp:positionV relativeFrom="paragraph">
                  <wp:posOffset>261076</wp:posOffset>
                </wp:positionV>
                <wp:extent cx="2743200" cy="18415"/>
                <wp:effectExtent l="0" t="0" r="0" b="0"/>
                <wp:wrapTopAndBottom/>
                <wp:docPr id="174587029"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18415"/>
                        </a:xfrm>
                        <a:custGeom>
                          <a:avLst/>
                          <a:gdLst/>
                          <a:ahLst/>
                          <a:cxnLst/>
                          <a:rect l="l" t="t" r="r" b="b"/>
                          <a:pathLst>
                            <a:path w="2743200" h="18415">
                              <a:moveTo>
                                <a:pt x="2743200" y="0"/>
                              </a:moveTo>
                              <a:lnTo>
                                <a:pt x="0" y="0"/>
                              </a:lnTo>
                              <a:lnTo>
                                <a:pt x="0" y="18287"/>
                              </a:lnTo>
                              <a:lnTo>
                                <a:pt x="2743200" y="1828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C71BED" id="Graphic 40" o:spid="_x0000_s1026" style="position:absolute;margin-left:77.5pt;margin-top:20.55pt;width:3in;height:1.45pt;z-index:-15705600;visibility:visible;mso-wrap-style:square;mso-wrap-distance-left:0;mso-wrap-distance-top:0;mso-wrap-distance-right:0;mso-wrap-distance-bottom:0;mso-position-horizontal:absolute;mso-position-horizontal-relative:page;mso-position-vertical:absolute;mso-position-vertical-relative:text;v-text-anchor:top" coordsize="27432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" path="m2743200,l,,,18287r2743200,l2743200,xe" fillcolor="black" stroked="f">
                <v:path arrowok="t"/>
                <w10:wrap type="topAndBottom" anchorx="page"/>
              </v:shape>
            </w:pict>
          </mc:Fallback>
        </mc:AlternateContent>
      </w:r>
    </w:p>
    <w:p w14:paraId="7598696B" w14:textId="18292C59" w:rsidR="001F1790" w:rsidRDefault="001F1790" w:rsidP="001F1790">
      <w:pPr>
        <w:pStyle w:val="BodyText"/>
        <w:tabs>
          <w:tab w:val="left" w:pos="6426"/>
        </w:tabs>
        <w:ind w:left="1566"/>
      </w:pPr>
      <w:r>
        <w:t>Authorised</w:t>
      </w:r>
      <w:r>
        <w:rPr>
          <w:spacing w:val="-11"/>
        </w:rPr>
        <w:t xml:space="preserve"> </w:t>
      </w:r>
      <w:r>
        <w:rPr>
          <w:spacing w:val="-2"/>
        </w:rPr>
        <w:t>Signature</w:t>
      </w:r>
    </w:p>
    <w:p w14:paraId="73112AD9" w14:textId="77777777" w:rsidR="001F1790" w:rsidRDefault="001F1790" w:rsidP="001F1790">
      <w:pPr>
        <w:pStyle w:val="BodyText"/>
      </w:pPr>
    </w:p>
    <w:p w14:paraId="74A5C622" w14:textId="70A827B8" w:rsidR="001F1790" w:rsidRDefault="001F1790" w:rsidP="001F1790">
      <w:pPr>
        <w:pStyle w:val="BodyText"/>
        <w:spacing w:before="106"/>
      </w:pPr>
      <w:r>
        <w:rPr>
          <w:noProof/>
        </w:rPr>
        <mc:AlternateContent>
          <mc:Choice Requires="wps">
            <w:drawing>
              <wp:anchor distT="0" distB="0" distL="0" distR="0" simplePos="0" relativeHeight="487612928" behindDoc="1" locked="0" layoutInCell="1" allowOverlap="1" wp14:anchorId="10B0416E" wp14:editId="54CAD44E">
                <wp:simplePos x="0" y="0"/>
                <wp:positionH relativeFrom="page">
                  <wp:posOffset>984503</wp:posOffset>
                </wp:positionH>
                <wp:positionV relativeFrom="paragraph">
                  <wp:posOffset>236897</wp:posOffset>
                </wp:positionV>
                <wp:extent cx="2743200" cy="18415"/>
                <wp:effectExtent l="0" t="0" r="0" b="0"/>
                <wp:wrapTopAndBottom/>
                <wp:docPr id="1521251051"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18415"/>
                        </a:xfrm>
                        <a:custGeom>
                          <a:avLst/>
                          <a:gdLst/>
                          <a:ahLst/>
                          <a:cxnLst/>
                          <a:rect l="l" t="t" r="r" b="b"/>
                          <a:pathLst>
                            <a:path w="2743200" h="18415">
                              <a:moveTo>
                                <a:pt x="2743200" y="0"/>
                              </a:moveTo>
                              <a:lnTo>
                                <a:pt x="0" y="0"/>
                              </a:lnTo>
                              <a:lnTo>
                                <a:pt x="0" y="18288"/>
                              </a:lnTo>
                              <a:lnTo>
                                <a:pt x="2743200" y="18288"/>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BF96DD" id="Graphic 42" o:spid="_x0000_s1026" style="position:absolute;margin-left:77.5pt;margin-top:18.65pt;width:3in;height:1.45pt;z-index:-15703552;visibility:visible;mso-wrap-style:square;mso-wrap-distance-left:0;mso-wrap-distance-top:0;mso-wrap-distance-right:0;mso-wrap-distance-bottom:0;mso-position-horizontal:absolute;mso-position-horizontal-relative:page;mso-position-vertical:absolute;mso-position-vertical-relative:text;v-text-anchor:top" coordsize="27432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" path="m2743200,l,,,18288r2743200,l2743200,xe" fillcolor="black" stroked="f">
                <v:path arrowok="t"/>
                <w10:wrap type="topAndBottom" anchorx="page"/>
              </v:shape>
            </w:pict>
          </mc:Fallback>
        </mc:AlternateContent>
      </w:r>
    </w:p>
    <w:p w14:paraId="16AEF792" w14:textId="20D0276F" w:rsidR="001F1790" w:rsidRDefault="001F1790" w:rsidP="001F1790">
      <w:pPr>
        <w:pStyle w:val="BodyText"/>
        <w:tabs>
          <w:tab w:val="left" w:pos="6379"/>
        </w:tabs>
        <w:ind w:left="1519"/>
      </w:pPr>
      <w:r>
        <w:t>(Above</w:t>
      </w:r>
      <w:r>
        <w:rPr>
          <w:spacing w:val="-8"/>
        </w:rPr>
        <w:t xml:space="preserve"> </w:t>
      </w:r>
      <w:r>
        <w:t>name</w:t>
      </w:r>
      <w:r>
        <w:rPr>
          <w:spacing w:val="-8"/>
        </w:rPr>
        <w:t xml:space="preserve"> </w:t>
      </w:r>
      <w:r>
        <w:rPr>
          <w:spacing w:val="-2"/>
        </w:rPr>
        <w:t>printed)</w:t>
      </w:r>
      <w:r>
        <w:tab/>
      </w:r>
    </w:p>
    <w:p w14:paraId="515C6132" w14:textId="77777777" w:rsidR="001F1790" w:rsidRDefault="001F1790" w:rsidP="001F1790">
      <w:pPr>
        <w:pStyle w:val="BodyText"/>
      </w:pPr>
    </w:p>
    <w:p w14:paraId="6009AE1A" w14:textId="7E08B726" w:rsidR="001F1790" w:rsidRDefault="001F1790" w:rsidP="001F1790">
      <w:pPr>
        <w:pStyle w:val="BodyText"/>
        <w:spacing w:before="106"/>
      </w:pPr>
      <w:r>
        <w:rPr>
          <w:noProof/>
        </w:rPr>
        <mc:AlternateContent>
          <mc:Choice Requires="wps">
            <w:drawing>
              <wp:anchor distT="0" distB="0" distL="0" distR="0" simplePos="0" relativeHeight="487614976" behindDoc="1" locked="0" layoutInCell="1" allowOverlap="1" wp14:anchorId="08779F15" wp14:editId="701E9BE1">
                <wp:simplePos x="0" y="0"/>
                <wp:positionH relativeFrom="page">
                  <wp:posOffset>984503</wp:posOffset>
                </wp:positionH>
                <wp:positionV relativeFrom="paragraph">
                  <wp:posOffset>236897</wp:posOffset>
                </wp:positionV>
                <wp:extent cx="2743200" cy="18415"/>
                <wp:effectExtent l="0" t="0" r="0" b="0"/>
                <wp:wrapTopAndBottom/>
                <wp:docPr id="805417061"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18415"/>
                        </a:xfrm>
                        <a:custGeom>
                          <a:avLst/>
                          <a:gdLst/>
                          <a:ahLst/>
                          <a:cxnLst/>
                          <a:rect l="l" t="t" r="r" b="b"/>
                          <a:pathLst>
                            <a:path w="2743200" h="18415">
                              <a:moveTo>
                                <a:pt x="2743200" y="0"/>
                              </a:moveTo>
                              <a:lnTo>
                                <a:pt x="0" y="0"/>
                              </a:lnTo>
                              <a:lnTo>
                                <a:pt x="0" y="18288"/>
                              </a:lnTo>
                              <a:lnTo>
                                <a:pt x="2743200" y="18288"/>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EA3908" id="Graphic 44" o:spid="_x0000_s1026" style="position:absolute;margin-left:77.5pt;margin-top:18.65pt;width:3in;height:1.45pt;z-index:-15701504;visibility:visible;mso-wrap-style:square;mso-wrap-distance-left:0;mso-wrap-distance-top:0;mso-wrap-distance-right:0;mso-wrap-distance-bottom:0;mso-position-horizontal:absolute;mso-position-horizontal-relative:page;mso-position-vertical:absolute;mso-position-vertical-relative:text;v-text-anchor:top" coordsize="27432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" path="m2743200,l,,,18288r2743200,l2743200,xe" fillcolor="black" stroked="f">
                <v:path arrowok="t"/>
                <w10:wrap type="topAndBottom" anchorx="page"/>
              </v:shape>
            </w:pict>
          </mc:Fallback>
        </mc:AlternateContent>
      </w:r>
    </w:p>
    <w:p w14:paraId="6E690DB5" w14:textId="4B4D4BEF" w:rsidR="001F1790" w:rsidRDefault="001F1790" w:rsidP="001F1790">
      <w:pPr>
        <w:pStyle w:val="BodyText"/>
        <w:tabs>
          <w:tab w:val="left" w:pos="6789"/>
        </w:tabs>
        <w:ind w:left="1929"/>
      </w:pPr>
      <w:r>
        <w:t>Title</w:t>
      </w:r>
      <w:r>
        <w:rPr>
          <w:spacing w:val="-6"/>
        </w:rPr>
        <w:t xml:space="preserve"> </w:t>
      </w:r>
      <w:r>
        <w:rPr>
          <w:spacing w:val="-2"/>
        </w:rPr>
        <w:t>(printed)</w:t>
      </w:r>
      <w:r>
        <w:tab/>
      </w:r>
    </w:p>
    <w:p w14:paraId="4F3FD908" w14:textId="77777777" w:rsidR="001F1790" w:rsidRDefault="001F1790" w:rsidP="001F1790">
      <w:pPr>
        <w:pStyle w:val="BodyText"/>
      </w:pPr>
    </w:p>
    <w:p w14:paraId="5F75E08B" w14:textId="4F9CB3C2" w:rsidR="001F1790" w:rsidRDefault="001F1790" w:rsidP="001F1790">
      <w:pPr>
        <w:pStyle w:val="BodyText"/>
        <w:spacing w:before="106"/>
      </w:pPr>
      <w:r>
        <w:rPr>
          <w:noProof/>
        </w:rPr>
        <mc:AlternateContent>
          <mc:Choice Requires="wps">
            <w:drawing>
              <wp:anchor distT="0" distB="0" distL="0" distR="0" simplePos="0" relativeHeight="487617024" behindDoc="1" locked="0" layoutInCell="1" allowOverlap="1" wp14:anchorId="551A4F64" wp14:editId="6D648186">
                <wp:simplePos x="0" y="0"/>
                <wp:positionH relativeFrom="page">
                  <wp:posOffset>984503</wp:posOffset>
                </wp:positionH>
                <wp:positionV relativeFrom="paragraph">
                  <wp:posOffset>236897</wp:posOffset>
                </wp:positionV>
                <wp:extent cx="2743200" cy="18415"/>
                <wp:effectExtent l="0" t="0" r="0" b="0"/>
                <wp:wrapTopAndBottom/>
                <wp:docPr id="637814804"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18415"/>
                        </a:xfrm>
                        <a:custGeom>
                          <a:avLst/>
                          <a:gdLst/>
                          <a:ahLst/>
                          <a:cxnLst/>
                          <a:rect l="l" t="t" r="r" b="b"/>
                          <a:pathLst>
                            <a:path w="2743200" h="18415">
                              <a:moveTo>
                                <a:pt x="2743200" y="0"/>
                              </a:moveTo>
                              <a:lnTo>
                                <a:pt x="0" y="0"/>
                              </a:lnTo>
                              <a:lnTo>
                                <a:pt x="0" y="18287"/>
                              </a:lnTo>
                              <a:lnTo>
                                <a:pt x="2743200" y="1828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1A8F4D" id="Graphic 46" o:spid="_x0000_s1026" style="position:absolute;margin-left:77.5pt;margin-top:18.65pt;width:3in;height:1.45pt;z-index:-15699456;visibility:visible;mso-wrap-style:square;mso-wrap-distance-left:0;mso-wrap-distance-top:0;mso-wrap-distance-right:0;mso-wrap-distance-bottom:0;mso-position-horizontal:absolute;mso-position-horizontal-relative:page;mso-position-vertical:absolute;mso-position-vertical-relative:text;v-text-anchor:top" coordsize="27432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" path="m2743200,l,,,18287r2743200,l2743200,xe" fillcolor="black" stroked="f">
                <v:path arrowok="t"/>
                <w10:wrap type="topAndBottom" anchorx="page"/>
              </v:shape>
            </w:pict>
          </mc:Fallback>
        </mc:AlternateContent>
      </w:r>
    </w:p>
    <w:p w14:paraId="6F58515D" w14:textId="39033614" w:rsidR="007D014A" w:rsidRDefault="001F1790" w:rsidP="001F1790">
      <w:pPr>
        <w:pStyle w:val="BodyText"/>
        <w:ind w:left="1440"/>
        <w:sectPr w:rsidR="007D014A">
          <w:pgSz w:w="12240" w:h="15840"/>
          <w:pgMar w:top="1040" w:right="360" w:bottom="1500" w:left="1080" w:header="720" w:footer="1304" w:gutter="0"/>
          <w:cols w:space="720"/>
        </w:sectPr>
      </w:pPr>
      <w:r>
        <w:rPr>
          <w:spacing w:val="-4"/>
        </w:rPr>
        <w:t xml:space="preserve">               Date</w:t>
      </w:r>
    </w:p>
    <w:p w14:paraId="6AAB673E" w14:textId="4A7E1E77" w:rsidR="00DA51A5" w:rsidRDefault="00DA51A5">
      <w:pPr>
        <w:pStyle w:val="BodyText"/>
        <w:spacing w:before="59"/>
        <w:rPr>
          <w:sz w:val="28"/>
        </w:rPr>
      </w:pPr>
    </w:p>
    <w:p w14:paraId="4CA4B08E" w14:textId="6FFFADEF" w:rsidR="00DA51A5" w:rsidRDefault="00AB654C">
      <w:pPr>
        <w:pStyle w:val="Heading1"/>
      </w:pPr>
      <w:bookmarkStart w:id="141" w:name="_Toc242398808"/>
      <w:r>
        <w:rPr>
          <w:color w:val="041A77"/>
        </w:rPr>
        <w:t>APPENDIX</w:t>
      </w:r>
      <w:r>
        <w:rPr>
          <w:color w:val="041A77"/>
          <w:spacing w:val="-5"/>
        </w:rPr>
        <w:t xml:space="preserve"> </w:t>
      </w:r>
      <w:r w:rsidR="007123B2">
        <w:rPr>
          <w:color w:val="041A77"/>
        </w:rPr>
        <w:t>A</w:t>
      </w:r>
      <w:r>
        <w:rPr>
          <w:color w:val="041A77"/>
          <w:spacing w:val="-4"/>
        </w:rPr>
        <w:t xml:space="preserve"> </w:t>
      </w:r>
      <w:r>
        <w:rPr>
          <w:color w:val="041A77"/>
        </w:rPr>
        <w:t>–</w:t>
      </w:r>
      <w:r>
        <w:rPr>
          <w:color w:val="041A77"/>
          <w:spacing w:val="-4"/>
        </w:rPr>
        <w:t xml:space="preserve"> </w:t>
      </w:r>
      <w:r>
        <w:rPr>
          <w:color w:val="041A77"/>
        </w:rPr>
        <w:t>ROLES</w:t>
      </w:r>
      <w:r>
        <w:rPr>
          <w:color w:val="041A77"/>
          <w:spacing w:val="-5"/>
        </w:rPr>
        <w:t xml:space="preserve"> </w:t>
      </w:r>
      <w:r>
        <w:rPr>
          <w:color w:val="041A77"/>
        </w:rPr>
        <w:t>AND</w:t>
      </w:r>
      <w:r>
        <w:rPr>
          <w:color w:val="041A77"/>
          <w:spacing w:val="-4"/>
        </w:rPr>
        <w:t xml:space="preserve"> </w:t>
      </w:r>
      <w:r>
        <w:rPr>
          <w:color w:val="041A77"/>
          <w:spacing w:val="-2"/>
        </w:rPr>
        <w:t>RESPONSIBILITIES</w:t>
      </w:r>
      <w:bookmarkEnd w:id="141"/>
    </w:p>
    <w:p w14:paraId="65161B2A" w14:textId="77777777" w:rsidR="00DA51A5" w:rsidRDefault="00AB654C">
      <w:pPr>
        <w:pStyle w:val="BodyText"/>
        <w:spacing w:before="119"/>
        <w:ind w:left="360"/>
      </w:pPr>
      <w:r>
        <w:t>Depending</w:t>
      </w:r>
      <w:r>
        <w:rPr>
          <w:spacing w:val="-9"/>
        </w:rPr>
        <w:t xml:space="preserve"> </w:t>
      </w:r>
      <w:r>
        <w:t>on</w:t>
      </w:r>
      <w:r>
        <w:rPr>
          <w:spacing w:val="-6"/>
        </w:rPr>
        <w:t xml:space="preserve"> </w:t>
      </w:r>
      <w:r>
        <w:t>the</w:t>
      </w:r>
      <w:r>
        <w:rPr>
          <w:spacing w:val="-5"/>
        </w:rPr>
        <w:t xml:space="preserve"> </w:t>
      </w:r>
      <w:r>
        <w:t>scope</w:t>
      </w:r>
      <w:r>
        <w:rPr>
          <w:spacing w:val="-6"/>
        </w:rPr>
        <w:t xml:space="preserve"> </w:t>
      </w:r>
      <w:r>
        <w:t>of</w:t>
      </w:r>
      <w:r>
        <w:rPr>
          <w:spacing w:val="-5"/>
        </w:rPr>
        <w:t xml:space="preserve"> </w:t>
      </w:r>
      <w:r>
        <w:t>the</w:t>
      </w:r>
      <w:r>
        <w:rPr>
          <w:spacing w:val="-5"/>
        </w:rPr>
        <w:t xml:space="preserve"> </w:t>
      </w:r>
      <w:r>
        <w:t>project,</w:t>
      </w:r>
      <w:r>
        <w:rPr>
          <w:spacing w:val="-5"/>
        </w:rPr>
        <w:t xml:space="preserve"> </w:t>
      </w:r>
      <w:r>
        <w:t>the</w:t>
      </w:r>
      <w:r>
        <w:rPr>
          <w:spacing w:val="-6"/>
        </w:rPr>
        <w:t xml:space="preserve"> </w:t>
      </w:r>
      <w:r>
        <w:t>following</w:t>
      </w:r>
      <w:r>
        <w:rPr>
          <w:spacing w:val="-6"/>
        </w:rPr>
        <w:t xml:space="preserve"> </w:t>
      </w:r>
      <w:r>
        <w:t>roles</w:t>
      </w:r>
      <w:r>
        <w:rPr>
          <w:spacing w:val="-5"/>
        </w:rPr>
        <w:t xml:space="preserve"> </w:t>
      </w:r>
      <w:r>
        <w:t>may</w:t>
      </w:r>
      <w:r>
        <w:rPr>
          <w:spacing w:val="-5"/>
        </w:rPr>
        <w:t xml:space="preserve"> </w:t>
      </w:r>
      <w:r>
        <w:t>be</w:t>
      </w:r>
      <w:r>
        <w:rPr>
          <w:spacing w:val="-6"/>
        </w:rPr>
        <w:t xml:space="preserve"> </w:t>
      </w:r>
      <w:r>
        <w:t>involved</w:t>
      </w:r>
      <w:r>
        <w:rPr>
          <w:spacing w:val="-6"/>
        </w:rPr>
        <w:t xml:space="preserve"> </w:t>
      </w:r>
      <w:r>
        <w:t>in</w:t>
      </w:r>
      <w:r>
        <w:rPr>
          <w:spacing w:val="-6"/>
        </w:rPr>
        <w:t xml:space="preserve"> </w:t>
      </w:r>
      <w:r>
        <w:t>the</w:t>
      </w:r>
      <w:r>
        <w:rPr>
          <w:spacing w:val="-5"/>
        </w:rPr>
        <w:t xml:space="preserve"> </w:t>
      </w:r>
      <w:r>
        <w:rPr>
          <w:spacing w:val="-2"/>
        </w:rPr>
        <w:t>delivery:</w:t>
      </w:r>
    </w:p>
    <w:tbl>
      <w:tblPr>
        <w:tblW w:w="0" w:type="auto"/>
        <w:tblInd w:w="37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CellMar>
          <w:left w:w="0" w:type="dxa"/>
          <w:right w:w="0" w:type="dxa"/>
        </w:tblCellMar>
        <w:tblLook w:val="01E0" w:firstRow="1" w:lastRow="1" w:firstColumn="1" w:lastColumn="1" w:noHBand="0" w:noVBand="0"/>
      </w:tblPr>
      <w:tblGrid>
        <w:gridCol w:w="1517"/>
        <w:gridCol w:w="1757"/>
        <w:gridCol w:w="6106"/>
      </w:tblGrid>
      <w:tr w:rsidR="00DA51A5" w14:paraId="201A7A3F" w14:textId="77777777">
        <w:trPr>
          <w:trHeight w:val="450"/>
        </w:trPr>
        <w:tc>
          <w:tcPr>
            <w:tcW w:w="9380" w:type="dxa"/>
            <w:gridSpan w:val="3"/>
            <w:shd w:val="clear" w:color="auto" w:fill="0A3877"/>
          </w:tcPr>
          <w:p w14:paraId="1C1D0376" w14:textId="77777777" w:rsidR="00DA51A5" w:rsidRDefault="00AB654C">
            <w:pPr>
              <w:pStyle w:val="TableParagraph"/>
              <w:spacing w:before="102"/>
              <w:ind w:left="16"/>
              <w:jc w:val="center"/>
              <w:rPr>
                <w:b/>
                <w:sz w:val="18"/>
              </w:rPr>
            </w:pPr>
            <w:r>
              <w:rPr>
                <w:b/>
                <w:color w:val="FFFFFF"/>
                <w:sz w:val="18"/>
              </w:rPr>
              <w:t>Roles</w:t>
            </w:r>
            <w:r>
              <w:rPr>
                <w:b/>
                <w:color w:val="FFFFFF"/>
                <w:spacing w:val="-3"/>
                <w:sz w:val="18"/>
              </w:rPr>
              <w:t xml:space="preserve"> </w:t>
            </w:r>
            <w:r>
              <w:rPr>
                <w:b/>
                <w:color w:val="FFFFFF"/>
                <w:sz w:val="18"/>
              </w:rPr>
              <w:t>and</w:t>
            </w:r>
            <w:r>
              <w:rPr>
                <w:b/>
                <w:color w:val="FFFFFF"/>
                <w:spacing w:val="-3"/>
                <w:sz w:val="18"/>
              </w:rPr>
              <w:t xml:space="preserve"> </w:t>
            </w:r>
            <w:r>
              <w:rPr>
                <w:b/>
                <w:color w:val="FFFFFF"/>
                <w:spacing w:val="-2"/>
                <w:sz w:val="18"/>
              </w:rPr>
              <w:t>responsibilities</w:t>
            </w:r>
          </w:p>
        </w:tc>
      </w:tr>
      <w:tr w:rsidR="00DA51A5" w14:paraId="634DDFF8" w14:textId="77777777">
        <w:trPr>
          <w:trHeight w:val="455"/>
        </w:trPr>
        <w:tc>
          <w:tcPr>
            <w:tcW w:w="1517" w:type="dxa"/>
            <w:shd w:val="clear" w:color="auto" w:fill="32C5FF"/>
          </w:tcPr>
          <w:p w14:paraId="32D07517" w14:textId="77777777" w:rsidR="00DA51A5" w:rsidRDefault="00AB654C">
            <w:pPr>
              <w:pStyle w:val="TableParagraph"/>
              <w:spacing w:before="116"/>
              <w:ind w:left="110"/>
              <w:rPr>
                <w:b/>
                <w:sz w:val="18"/>
              </w:rPr>
            </w:pPr>
            <w:r>
              <w:rPr>
                <w:b/>
                <w:spacing w:val="-2"/>
                <w:sz w:val="18"/>
              </w:rPr>
              <w:t>Organization</w:t>
            </w:r>
          </w:p>
        </w:tc>
        <w:tc>
          <w:tcPr>
            <w:tcW w:w="1757" w:type="dxa"/>
            <w:shd w:val="clear" w:color="auto" w:fill="32C5FF"/>
          </w:tcPr>
          <w:p w14:paraId="0228C1A9" w14:textId="77777777" w:rsidR="00DA51A5" w:rsidRDefault="00AB654C">
            <w:pPr>
              <w:pStyle w:val="TableParagraph"/>
              <w:spacing w:before="116"/>
              <w:ind w:left="110"/>
              <w:rPr>
                <w:b/>
                <w:sz w:val="18"/>
              </w:rPr>
            </w:pPr>
            <w:r>
              <w:rPr>
                <w:b/>
                <w:spacing w:val="-4"/>
                <w:sz w:val="18"/>
              </w:rPr>
              <w:t>Role</w:t>
            </w:r>
          </w:p>
        </w:tc>
        <w:tc>
          <w:tcPr>
            <w:tcW w:w="6106" w:type="dxa"/>
            <w:shd w:val="clear" w:color="auto" w:fill="32C5FF"/>
          </w:tcPr>
          <w:p w14:paraId="709A1CC0" w14:textId="77777777" w:rsidR="00DA51A5" w:rsidRDefault="00AB654C">
            <w:pPr>
              <w:pStyle w:val="TableParagraph"/>
              <w:spacing w:before="116"/>
              <w:ind w:left="105"/>
              <w:rPr>
                <w:b/>
                <w:sz w:val="18"/>
              </w:rPr>
            </w:pPr>
            <w:r>
              <w:rPr>
                <w:b/>
                <w:spacing w:val="-2"/>
                <w:sz w:val="18"/>
              </w:rPr>
              <w:t>Description</w:t>
            </w:r>
          </w:p>
        </w:tc>
      </w:tr>
      <w:tr w:rsidR="00DA51A5" w14:paraId="050FB0A3" w14:textId="77777777">
        <w:trPr>
          <w:trHeight w:val="873"/>
        </w:trPr>
        <w:tc>
          <w:tcPr>
            <w:tcW w:w="1517" w:type="dxa"/>
          </w:tcPr>
          <w:p w14:paraId="3D96255B" w14:textId="77777777" w:rsidR="00DA51A5" w:rsidRDefault="00AB654C">
            <w:pPr>
              <w:pStyle w:val="TableParagraph"/>
              <w:spacing w:before="1"/>
              <w:ind w:left="110"/>
              <w:rPr>
                <w:b/>
                <w:sz w:val="18"/>
              </w:rPr>
            </w:pPr>
            <w:r>
              <w:rPr>
                <w:b/>
                <w:spacing w:val="-2"/>
                <w:sz w:val="18"/>
              </w:rPr>
              <w:t>Archer</w:t>
            </w:r>
          </w:p>
        </w:tc>
        <w:tc>
          <w:tcPr>
            <w:tcW w:w="1757" w:type="dxa"/>
          </w:tcPr>
          <w:p w14:paraId="4423DBFD" w14:textId="77777777" w:rsidR="00DA51A5" w:rsidRDefault="00AB654C">
            <w:pPr>
              <w:pStyle w:val="TableParagraph"/>
              <w:spacing w:before="3" w:line="237" w:lineRule="auto"/>
              <w:ind w:left="110" w:right="853"/>
              <w:rPr>
                <w:sz w:val="18"/>
              </w:rPr>
            </w:pPr>
            <w:r>
              <w:rPr>
                <w:spacing w:val="-2"/>
                <w:sz w:val="18"/>
              </w:rPr>
              <w:t>Practice Manager</w:t>
            </w:r>
          </w:p>
        </w:tc>
        <w:tc>
          <w:tcPr>
            <w:tcW w:w="6106" w:type="dxa"/>
          </w:tcPr>
          <w:p w14:paraId="2EBB6123" w14:textId="77777777" w:rsidR="00DA51A5" w:rsidRDefault="00AB654C">
            <w:pPr>
              <w:pStyle w:val="TableParagraph"/>
              <w:spacing w:before="1"/>
              <w:ind w:left="105" w:right="240"/>
              <w:jc w:val="both"/>
              <w:rPr>
                <w:sz w:val="18"/>
              </w:rPr>
            </w:pPr>
            <w:r>
              <w:rPr>
                <w:sz w:val="18"/>
              </w:rPr>
              <w:t>The</w:t>
            </w:r>
            <w:r>
              <w:rPr>
                <w:spacing w:val="-5"/>
                <w:sz w:val="18"/>
              </w:rPr>
              <w:t xml:space="preserve"> </w:t>
            </w:r>
            <w:r>
              <w:rPr>
                <w:sz w:val="18"/>
              </w:rPr>
              <w:t>ARCHER</w:t>
            </w:r>
            <w:r>
              <w:rPr>
                <w:spacing w:val="-5"/>
                <w:sz w:val="18"/>
              </w:rPr>
              <w:t xml:space="preserve"> </w:t>
            </w:r>
            <w:r>
              <w:rPr>
                <w:sz w:val="18"/>
              </w:rPr>
              <w:t>Practice</w:t>
            </w:r>
            <w:r>
              <w:rPr>
                <w:spacing w:val="-5"/>
                <w:sz w:val="18"/>
              </w:rPr>
              <w:t xml:space="preserve"> </w:t>
            </w:r>
            <w:r>
              <w:rPr>
                <w:sz w:val="18"/>
              </w:rPr>
              <w:t>Manager</w:t>
            </w:r>
            <w:r>
              <w:rPr>
                <w:spacing w:val="-4"/>
                <w:sz w:val="18"/>
              </w:rPr>
              <w:t xml:space="preserve"> </w:t>
            </w:r>
            <w:r>
              <w:rPr>
                <w:sz w:val="18"/>
              </w:rPr>
              <w:t>is</w:t>
            </w:r>
            <w:r>
              <w:rPr>
                <w:spacing w:val="-5"/>
                <w:sz w:val="18"/>
              </w:rPr>
              <w:t xml:space="preserve"> </w:t>
            </w:r>
            <w:r>
              <w:rPr>
                <w:sz w:val="18"/>
              </w:rPr>
              <w:t>a</w:t>
            </w:r>
            <w:r>
              <w:rPr>
                <w:spacing w:val="-5"/>
                <w:sz w:val="18"/>
              </w:rPr>
              <w:t xml:space="preserve"> </w:t>
            </w:r>
            <w:r>
              <w:rPr>
                <w:sz w:val="18"/>
              </w:rPr>
              <w:t>non-billable</w:t>
            </w:r>
            <w:r>
              <w:rPr>
                <w:spacing w:val="-5"/>
                <w:sz w:val="18"/>
              </w:rPr>
              <w:t xml:space="preserve"> </w:t>
            </w:r>
            <w:r>
              <w:rPr>
                <w:sz w:val="18"/>
              </w:rPr>
              <w:t>role</w:t>
            </w:r>
            <w:r>
              <w:rPr>
                <w:spacing w:val="-5"/>
                <w:sz w:val="18"/>
              </w:rPr>
              <w:t xml:space="preserve"> </w:t>
            </w:r>
            <w:r>
              <w:rPr>
                <w:sz w:val="18"/>
              </w:rPr>
              <w:t>responsible for</w:t>
            </w:r>
            <w:r>
              <w:rPr>
                <w:spacing w:val="-2"/>
                <w:sz w:val="18"/>
              </w:rPr>
              <w:t xml:space="preserve"> </w:t>
            </w:r>
            <w:r>
              <w:rPr>
                <w:sz w:val="18"/>
              </w:rPr>
              <w:t>providing</w:t>
            </w:r>
            <w:r>
              <w:rPr>
                <w:spacing w:val="-2"/>
                <w:sz w:val="18"/>
              </w:rPr>
              <w:t xml:space="preserve"> </w:t>
            </w:r>
            <w:r>
              <w:rPr>
                <w:sz w:val="18"/>
              </w:rPr>
              <w:t>overall</w:t>
            </w:r>
            <w:r>
              <w:rPr>
                <w:spacing w:val="-1"/>
                <w:sz w:val="18"/>
              </w:rPr>
              <w:t xml:space="preserve"> </w:t>
            </w:r>
            <w:r>
              <w:rPr>
                <w:sz w:val="18"/>
              </w:rPr>
              <w:t>project</w:t>
            </w:r>
            <w:r>
              <w:rPr>
                <w:spacing w:val="-1"/>
                <w:sz w:val="18"/>
              </w:rPr>
              <w:t xml:space="preserve"> </w:t>
            </w:r>
            <w:r>
              <w:rPr>
                <w:sz w:val="18"/>
              </w:rPr>
              <w:t>oversight,</w:t>
            </w:r>
            <w:r>
              <w:rPr>
                <w:spacing w:val="-1"/>
                <w:sz w:val="18"/>
              </w:rPr>
              <w:t xml:space="preserve"> </w:t>
            </w:r>
            <w:r>
              <w:rPr>
                <w:sz w:val="18"/>
              </w:rPr>
              <w:t>an</w:t>
            </w:r>
            <w:r>
              <w:rPr>
                <w:spacing w:val="-2"/>
                <w:sz w:val="18"/>
              </w:rPr>
              <w:t xml:space="preserve"> </w:t>
            </w:r>
            <w:r>
              <w:rPr>
                <w:sz w:val="18"/>
              </w:rPr>
              <w:t>executive-level</w:t>
            </w:r>
            <w:r>
              <w:rPr>
                <w:spacing w:val="-1"/>
                <w:sz w:val="18"/>
              </w:rPr>
              <w:t xml:space="preserve"> </w:t>
            </w:r>
            <w:r>
              <w:rPr>
                <w:sz w:val="18"/>
              </w:rPr>
              <w:t>point of contact and escalation while ensuring Archer resources are</w:t>
            </w:r>
          </w:p>
          <w:p w14:paraId="658A4897" w14:textId="77777777" w:rsidR="00DA51A5" w:rsidRDefault="00AB654C">
            <w:pPr>
              <w:pStyle w:val="TableParagraph"/>
              <w:spacing w:line="196" w:lineRule="exact"/>
              <w:ind w:left="105"/>
              <w:jc w:val="both"/>
              <w:rPr>
                <w:sz w:val="18"/>
              </w:rPr>
            </w:pPr>
            <w:r>
              <w:rPr>
                <w:sz w:val="18"/>
              </w:rPr>
              <w:t>aligned</w:t>
            </w:r>
            <w:r>
              <w:rPr>
                <w:spacing w:val="-7"/>
                <w:sz w:val="18"/>
              </w:rPr>
              <w:t xml:space="preserve"> </w:t>
            </w:r>
            <w:r>
              <w:rPr>
                <w:sz w:val="18"/>
              </w:rPr>
              <w:t>for</w:t>
            </w:r>
            <w:r>
              <w:rPr>
                <w:spacing w:val="-6"/>
                <w:sz w:val="18"/>
              </w:rPr>
              <w:t xml:space="preserve"> </w:t>
            </w:r>
            <w:r>
              <w:rPr>
                <w:sz w:val="18"/>
              </w:rPr>
              <w:t>successful</w:t>
            </w:r>
            <w:r>
              <w:rPr>
                <w:spacing w:val="-5"/>
                <w:sz w:val="18"/>
              </w:rPr>
              <w:t xml:space="preserve"> </w:t>
            </w:r>
            <w:r>
              <w:rPr>
                <w:sz w:val="18"/>
              </w:rPr>
              <w:t>project</w:t>
            </w:r>
            <w:r>
              <w:rPr>
                <w:spacing w:val="-6"/>
                <w:sz w:val="18"/>
              </w:rPr>
              <w:t xml:space="preserve"> </w:t>
            </w:r>
            <w:r>
              <w:rPr>
                <w:spacing w:val="-2"/>
                <w:sz w:val="18"/>
              </w:rPr>
              <w:t>delivery.</w:t>
            </w:r>
          </w:p>
        </w:tc>
      </w:tr>
      <w:tr w:rsidR="00DA51A5" w14:paraId="6998E877" w14:textId="77777777">
        <w:trPr>
          <w:trHeight w:val="657"/>
        </w:trPr>
        <w:tc>
          <w:tcPr>
            <w:tcW w:w="1517" w:type="dxa"/>
          </w:tcPr>
          <w:p w14:paraId="45F80048" w14:textId="77777777" w:rsidR="00DA51A5" w:rsidRDefault="00AB654C">
            <w:pPr>
              <w:pStyle w:val="TableParagraph"/>
              <w:spacing w:before="1"/>
              <w:ind w:left="110"/>
              <w:rPr>
                <w:b/>
                <w:sz w:val="18"/>
              </w:rPr>
            </w:pPr>
            <w:r>
              <w:rPr>
                <w:b/>
                <w:spacing w:val="-2"/>
                <w:sz w:val="18"/>
              </w:rPr>
              <w:t>Archer</w:t>
            </w:r>
          </w:p>
        </w:tc>
        <w:tc>
          <w:tcPr>
            <w:tcW w:w="1757" w:type="dxa"/>
          </w:tcPr>
          <w:p w14:paraId="562FA44B" w14:textId="77777777" w:rsidR="00DA51A5" w:rsidRDefault="00AB654C">
            <w:pPr>
              <w:pStyle w:val="TableParagraph"/>
              <w:spacing w:before="1"/>
              <w:ind w:left="110"/>
              <w:rPr>
                <w:sz w:val="18"/>
              </w:rPr>
            </w:pPr>
            <w:r>
              <w:rPr>
                <w:sz w:val="18"/>
              </w:rPr>
              <w:t>Project</w:t>
            </w:r>
            <w:r>
              <w:rPr>
                <w:spacing w:val="-6"/>
                <w:sz w:val="18"/>
              </w:rPr>
              <w:t xml:space="preserve"> </w:t>
            </w:r>
            <w:r>
              <w:rPr>
                <w:spacing w:val="-2"/>
                <w:sz w:val="18"/>
              </w:rPr>
              <w:t>manager</w:t>
            </w:r>
          </w:p>
        </w:tc>
        <w:tc>
          <w:tcPr>
            <w:tcW w:w="6106" w:type="dxa"/>
          </w:tcPr>
          <w:p w14:paraId="7CBEBECA" w14:textId="77777777" w:rsidR="00DA51A5" w:rsidRDefault="00AB654C">
            <w:pPr>
              <w:pStyle w:val="TableParagraph"/>
              <w:spacing w:before="3" w:line="237" w:lineRule="auto"/>
              <w:ind w:left="105"/>
              <w:rPr>
                <w:sz w:val="18"/>
              </w:rPr>
            </w:pPr>
            <w:r>
              <w:rPr>
                <w:sz w:val="18"/>
              </w:rPr>
              <w:t>The</w:t>
            </w:r>
            <w:r>
              <w:rPr>
                <w:spacing w:val="-3"/>
                <w:sz w:val="18"/>
              </w:rPr>
              <w:t xml:space="preserve"> </w:t>
            </w:r>
            <w:r>
              <w:rPr>
                <w:sz w:val="18"/>
              </w:rPr>
              <w:t>PM</w:t>
            </w:r>
            <w:r>
              <w:rPr>
                <w:spacing w:val="-4"/>
                <w:sz w:val="18"/>
              </w:rPr>
              <w:t xml:space="preserve"> </w:t>
            </w:r>
            <w:r>
              <w:rPr>
                <w:sz w:val="18"/>
              </w:rPr>
              <w:t>serves</w:t>
            </w:r>
            <w:r>
              <w:rPr>
                <w:spacing w:val="-3"/>
                <w:sz w:val="18"/>
              </w:rPr>
              <w:t xml:space="preserve"> </w:t>
            </w:r>
            <w:r>
              <w:rPr>
                <w:sz w:val="18"/>
              </w:rPr>
              <w:t>as</w:t>
            </w:r>
            <w:r>
              <w:rPr>
                <w:spacing w:val="-3"/>
                <w:sz w:val="18"/>
              </w:rPr>
              <w:t xml:space="preserve"> </w:t>
            </w:r>
            <w:r>
              <w:rPr>
                <w:sz w:val="18"/>
              </w:rPr>
              <w:t>primary</w:t>
            </w:r>
            <w:r>
              <w:rPr>
                <w:spacing w:val="-3"/>
                <w:sz w:val="18"/>
              </w:rPr>
              <w:t xml:space="preserve"> </w:t>
            </w:r>
            <w:r>
              <w:rPr>
                <w:sz w:val="18"/>
              </w:rPr>
              <w:t>point-of-contact</w:t>
            </w:r>
            <w:r>
              <w:rPr>
                <w:spacing w:val="-2"/>
                <w:sz w:val="18"/>
              </w:rPr>
              <w:t xml:space="preserve"> </w:t>
            </w:r>
            <w:r>
              <w:rPr>
                <w:sz w:val="18"/>
              </w:rPr>
              <w:t>with</w:t>
            </w:r>
            <w:r>
              <w:rPr>
                <w:spacing w:val="-3"/>
                <w:sz w:val="18"/>
              </w:rPr>
              <w:t xml:space="preserve"> </w:t>
            </w:r>
            <w:r>
              <w:rPr>
                <w:sz w:val="18"/>
              </w:rPr>
              <w:t>client</w:t>
            </w:r>
            <w:r>
              <w:rPr>
                <w:spacing w:val="-2"/>
                <w:sz w:val="18"/>
              </w:rPr>
              <w:t xml:space="preserve"> </w:t>
            </w:r>
            <w:r>
              <w:rPr>
                <w:sz w:val="18"/>
              </w:rPr>
              <w:t>and</w:t>
            </w:r>
            <w:r>
              <w:rPr>
                <w:spacing w:val="-3"/>
                <w:sz w:val="18"/>
              </w:rPr>
              <w:t xml:space="preserve"> </w:t>
            </w:r>
            <w:r>
              <w:rPr>
                <w:sz w:val="18"/>
              </w:rPr>
              <w:t>is responsible</w:t>
            </w:r>
            <w:r>
              <w:rPr>
                <w:spacing w:val="-7"/>
                <w:sz w:val="18"/>
              </w:rPr>
              <w:t xml:space="preserve"> </w:t>
            </w:r>
            <w:r>
              <w:rPr>
                <w:sz w:val="18"/>
              </w:rPr>
              <w:t>for</w:t>
            </w:r>
            <w:r>
              <w:rPr>
                <w:spacing w:val="-5"/>
                <w:sz w:val="18"/>
              </w:rPr>
              <w:t xml:space="preserve"> </w:t>
            </w:r>
            <w:r>
              <w:rPr>
                <w:sz w:val="18"/>
              </w:rPr>
              <w:t>tracking</w:t>
            </w:r>
            <w:r>
              <w:rPr>
                <w:spacing w:val="-7"/>
                <w:sz w:val="18"/>
              </w:rPr>
              <w:t xml:space="preserve"> </w:t>
            </w:r>
            <w:r>
              <w:rPr>
                <w:sz w:val="18"/>
              </w:rPr>
              <w:t>progress,</w:t>
            </w:r>
            <w:r>
              <w:rPr>
                <w:spacing w:val="-5"/>
                <w:sz w:val="18"/>
              </w:rPr>
              <w:t xml:space="preserve"> </w:t>
            </w:r>
            <w:r>
              <w:rPr>
                <w:sz w:val="18"/>
              </w:rPr>
              <w:t>scheduling</w:t>
            </w:r>
            <w:r>
              <w:rPr>
                <w:spacing w:val="-6"/>
                <w:sz w:val="18"/>
              </w:rPr>
              <w:t xml:space="preserve"> </w:t>
            </w:r>
            <w:r>
              <w:rPr>
                <w:sz w:val="18"/>
              </w:rPr>
              <w:t>of</w:t>
            </w:r>
            <w:r>
              <w:rPr>
                <w:spacing w:val="-6"/>
                <w:sz w:val="18"/>
              </w:rPr>
              <w:t xml:space="preserve"> </w:t>
            </w:r>
            <w:r>
              <w:rPr>
                <w:spacing w:val="-2"/>
                <w:sz w:val="18"/>
              </w:rPr>
              <w:t>consultants,</w:t>
            </w:r>
          </w:p>
          <w:p w14:paraId="3CAA3AA7" w14:textId="77777777" w:rsidR="00DA51A5" w:rsidRDefault="00AB654C">
            <w:pPr>
              <w:pStyle w:val="TableParagraph"/>
              <w:spacing w:before="2" w:line="199" w:lineRule="exact"/>
              <w:ind w:left="105"/>
              <w:rPr>
                <w:sz w:val="18"/>
              </w:rPr>
            </w:pPr>
            <w:r>
              <w:rPr>
                <w:sz w:val="18"/>
              </w:rPr>
              <w:t>issue</w:t>
            </w:r>
            <w:r>
              <w:rPr>
                <w:spacing w:val="-6"/>
                <w:sz w:val="18"/>
              </w:rPr>
              <w:t xml:space="preserve"> </w:t>
            </w:r>
            <w:r>
              <w:rPr>
                <w:sz w:val="18"/>
              </w:rPr>
              <w:t>management</w:t>
            </w:r>
            <w:r>
              <w:rPr>
                <w:spacing w:val="-4"/>
                <w:sz w:val="18"/>
              </w:rPr>
              <w:t xml:space="preserve"> </w:t>
            </w:r>
            <w:r>
              <w:rPr>
                <w:sz w:val="18"/>
              </w:rPr>
              <w:t>and</w:t>
            </w:r>
            <w:r>
              <w:rPr>
                <w:spacing w:val="-6"/>
                <w:sz w:val="18"/>
              </w:rPr>
              <w:t xml:space="preserve"> </w:t>
            </w:r>
            <w:r>
              <w:rPr>
                <w:sz w:val="18"/>
              </w:rPr>
              <w:t>status</w:t>
            </w:r>
            <w:r>
              <w:rPr>
                <w:spacing w:val="-5"/>
                <w:sz w:val="18"/>
              </w:rPr>
              <w:t xml:space="preserve"> </w:t>
            </w:r>
            <w:r>
              <w:rPr>
                <w:spacing w:val="-2"/>
                <w:sz w:val="18"/>
              </w:rPr>
              <w:t>reporting.</w:t>
            </w:r>
          </w:p>
        </w:tc>
      </w:tr>
      <w:tr w:rsidR="00DA51A5" w14:paraId="62E0E9E4" w14:textId="77777777">
        <w:trPr>
          <w:trHeight w:val="873"/>
        </w:trPr>
        <w:tc>
          <w:tcPr>
            <w:tcW w:w="1517" w:type="dxa"/>
          </w:tcPr>
          <w:p w14:paraId="2A1B083B" w14:textId="77777777" w:rsidR="00DA51A5" w:rsidRDefault="00AB654C">
            <w:pPr>
              <w:pStyle w:val="TableParagraph"/>
              <w:spacing w:before="1"/>
              <w:ind w:left="110"/>
              <w:rPr>
                <w:b/>
                <w:sz w:val="18"/>
              </w:rPr>
            </w:pPr>
            <w:r>
              <w:rPr>
                <w:b/>
                <w:spacing w:val="-2"/>
                <w:sz w:val="18"/>
              </w:rPr>
              <w:t>Archer</w:t>
            </w:r>
          </w:p>
        </w:tc>
        <w:tc>
          <w:tcPr>
            <w:tcW w:w="1757" w:type="dxa"/>
          </w:tcPr>
          <w:p w14:paraId="6A178198" w14:textId="77777777" w:rsidR="00DA51A5" w:rsidRDefault="00AB654C">
            <w:pPr>
              <w:pStyle w:val="TableParagraph"/>
              <w:spacing w:before="3" w:line="237" w:lineRule="auto"/>
              <w:ind w:left="110"/>
              <w:rPr>
                <w:sz w:val="18"/>
              </w:rPr>
            </w:pPr>
            <w:r>
              <w:rPr>
                <w:spacing w:val="-2"/>
                <w:sz w:val="18"/>
              </w:rPr>
              <w:t>Advisory Consultant</w:t>
            </w:r>
          </w:p>
        </w:tc>
        <w:tc>
          <w:tcPr>
            <w:tcW w:w="6106" w:type="dxa"/>
          </w:tcPr>
          <w:p w14:paraId="22D38CF8" w14:textId="77777777" w:rsidR="00DA51A5" w:rsidRDefault="00AB654C">
            <w:pPr>
              <w:pStyle w:val="TableParagraph"/>
              <w:spacing w:before="3" w:line="237" w:lineRule="auto"/>
              <w:ind w:left="105" w:right="158"/>
              <w:rPr>
                <w:sz w:val="18"/>
              </w:rPr>
            </w:pPr>
            <w:r>
              <w:rPr>
                <w:sz w:val="18"/>
              </w:rPr>
              <w:t>With</w:t>
            </w:r>
            <w:r>
              <w:rPr>
                <w:spacing w:val="-1"/>
                <w:sz w:val="18"/>
              </w:rPr>
              <w:t xml:space="preserve"> </w:t>
            </w:r>
            <w:r>
              <w:rPr>
                <w:sz w:val="18"/>
              </w:rPr>
              <w:t>deep</w:t>
            </w:r>
            <w:r>
              <w:rPr>
                <w:spacing w:val="-1"/>
                <w:sz w:val="18"/>
              </w:rPr>
              <w:t xml:space="preserve"> </w:t>
            </w:r>
            <w:r>
              <w:rPr>
                <w:sz w:val="18"/>
              </w:rPr>
              <w:t>strategic</w:t>
            </w:r>
            <w:r>
              <w:rPr>
                <w:spacing w:val="-1"/>
                <w:sz w:val="18"/>
              </w:rPr>
              <w:t xml:space="preserve"> </w:t>
            </w:r>
            <w:r>
              <w:rPr>
                <w:sz w:val="18"/>
              </w:rPr>
              <w:t>and</w:t>
            </w:r>
            <w:r>
              <w:rPr>
                <w:spacing w:val="-1"/>
                <w:sz w:val="18"/>
              </w:rPr>
              <w:t xml:space="preserve"> </w:t>
            </w:r>
            <w:r>
              <w:rPr>
                <w:sz w:val="18"/>
              </w:rPr>
              <w:t>technical expertise, thousands</w:t>
            </w:r>
            <w:r>
              <w:rPr>
                <w:spacing w:val="-1"/>
                <w:sz w:val="18"/>
              </w:rPr>
              <w:t xml:space="preserve"> </w:t>
            </w:r>
            <w:r>
              <w:rPr>
                <w:sz w:val="18"/>
              </w:rPr>
              <w:t>of hours of experience, and intimate knowledge of the Archer solutions,</w:t>
            </w:r>
          </w:p>
          <w:p w14:paraId="28D3DD63" w14:textId="77777777" w:rsidR="00DA51A5" w:rsidRDefault="00AB654C">
            <w:pPr>
              <w:pStyle w:val="TableParagraph"/>
              <w:spacing w:line="216" w:lineRule="exact"/>
              <w:ind w:left="105"/>
              <w:rPr>
                <w:sz w:val="18"/>
              </w:rPr>
            </w:pPr>
            <w:r>
              <w:rPr>
                <w:sz w:val="18"/>
              </w:rPr>
              <w:t>the</w:t>
            </w:r>
            <w:r>
              <w:rPr>
                <w:spacing w:val="-5"/>
                <w:sz w:val="18"/>
              </w:rPr>
              <w:t xml:space="preserve"> </w:t>
            </w:r>
            <w:r>
              <w:rPr>
                <w:sz w:val="18"/>
              </w:rPr>
              <w:t>Advisory</w:t>
            </w:r>
            <w:r>
              <w:rPr>
                <w:spacing w:val="-5"/>
                <w:sz w:val="18"/>
              </w:rPr>
              <w:t xml:space="preserve"> </w:t>
            </w:r>
            <w:r>
              <w:rPr>
                <w:sz w:val="18"/>
              </w:rPr>
              <w:t>Consultant</w:t>
            </w:r>
            <w:r>
              <w:rPr>
                <w:spacing w:val="-4"/>
                <w:sz w:val="18"/>
              </w:rPr>
              <w:t xml:space="preserve"> </w:t>
            </w:r>
            <w:r>
              <w:rPr>
                <w:sz w:val="18"/>
              </w:rPr>
              <w:t>role</w:t>
            </w:r>
            <w:r>
              <w:rPr>
                <w:spacing w:val="-5"/>
                <w:sz w:val="18"/>
              </w:rPr>
              <w:t xml:space="preserve"> </w:t>
            </w:r>
            <w:r>
              <w:rPr>
                <w:sz w:val="18"/>
              </w:rPr>
              <w:t>will</w:t>
            </w:r>
            <w:r>
              <w:rPr>
                <w:spacing w:val="-4"/>
                <w:sz w:val="18"/>
              </w:rPr>
              <w:t xml:space="preserve"> </w:t>
            </w:r>
            <w:r>
              <w:rPr>
                <w:sz w:val="18"/>
              </w:rPr>
              <w:t>provide</w:t>
            </w:r>
            <w:r>
              <w:rPr>
                <w:spacing w:val="-5"/>
                <w:sz w:val="18"/>
              </w:rPr>
              <w:t xml:space="preserve"> </w:t>
            </w:r>
            <w:r>
              <w:rPr>
                <w:sz w:val="18"/>
              </w:rPr>
              <w:t>strategic</w:t>
            </w:r>
            <w:r>
              <w:rPr>
                <w:spacing w:val="-5"/>
                <w:sz w:val="18"/>
              </w:rPr>
              <w:t xml:space="preserve"> </w:t>
            </w:r>
            <w:r>
              <w:rPr>
                <w:sz w:val="18"/>
              </w:rPr>
              <w:t>oversight</w:t>
            </w:r>
            <w:r>
              <w:rPr>
                <w:spacing w:val="-4"/>
                <w:sz w:val="18"/>
              </w:rPr>
              <w:t xml:space="preserve"> </w:t>
            </w:r>
            <w:r>
              <w:rPr>
                <w:sz w:val="18"/>
              </w:rPr>
              <w:t>and prescribe best practices.</w:t>
            </w:r>
          </w:p>
        </w:tc>
      </w:tr>
      <w:tr w:rsidR="00DA51A5" w14:paraId="40E27134" w14:textId="77777777">
        <w:trPr>
          <w:trHeight w:val="878"/>
        </w:trPr>
        <w:tc>
          <w:tcPr>
            <w:tcW w:w="1517" w:type="dxa"/>
          </w:tcPr>
          <w:p w14:paraId="6979C23E" w14:textId="77777777" w:rsidR="00DA51A5" w:rsidRDefault="00AB654C">
            <w:pPr>
              <w:pStyle w:val="TableParagraph"/>
              <w:spacing w:before="1"/>
              <w:ind w:left="110"/>
              <w:rPr>
                <w:b/>
                <w:sz w:val="18"/>
              </w:rPr>
            </w:pPr>
            <w:r>
              <w:rPr>
                <w:b/>
                <w:spacing w:val="-2"/>
                <w:sz w:val="18"/>
              </w:rPr>
              <w:t>Archer</w:t>
            </w:r>
          </w:p>
        </w:tc>
        <w:tc>
          <w:tcPr>
            <w:tcW w:w="1757" w:type="dxa"/>
          </w:tcPr>
          <w:p w14:paraId="7F1DAC5F" w14:textId="77777777" w:rsidR="00DA51A5" w:rsidRDefault="00AB654C">
            <w:pPr>
              <w:pStyle w:val="TableParagraph"/>
              <w:spacing w:before="1" w:line="242" w:lineRule="auto"/>
              <w:ind w:left="110" w:right="139"/>
              <w:rPr>
                <w:sz w:val="18"/>
              </w:rPr>
            </w:pPr>
            <w:r>
              <w:rPr>
                <w:spacing w:val="-2"/>
                <w:sz w:val="18"/>
              </w:rPr>
              <w:t>Senior Consultant</w:t>
            </w:r>
          </w:p>
        </w:tc>
        <w:tc>
          <w:tcPr>
            <w:tcW w:w="6106" w:type="dxa"/>
          </w:tcPr>
          <w:p w14:paraId="306AAF46" w14:textId="77777777" w:rsidR="00DA51A5" w:rsidRDefault="00AB654C">
            <w:pPr>
              <w:pStyle w:val="TableParagraph"/>
              <w:spacing w:before="1"/>
              <w:ind w:left="105"/>
              <w:rPr>
                <w:sz w:val="18"/>
              </w:rPr>
            </w:pPr>
            <w:r>
              <w:rPr>
                <w:sz w:val="18"/>
              </w:rPr>
              <w:t>The</w:t>
            </w:r>
            <w:r>
              <w:rPr>
                <w:spacing w:val="-5"/>
                <w:sz w:val="18"/>
              </w:rPr>
              <w:t xml:space="preserve"> </w:t>
            </w:r>
            <w:r>
              <w:rPr>
                <w:sz w:val="18"/>
              </w:rPr>
              <w:t>Senior</w:t>
            </w:r>
            <w:r>
              <w:rPr>
                <w:spacing w:val="-4"/>
                <w:sz w:val="18"/>
              </w:rPr>
              <w:t xml:space="preserve"> </w:t>
            </w:r>
            <w:r>
              <w:rPr>
                <w:sz w:val="18"/>
              </w:rPr>
              <w:t>Consultant</w:t>
            </w:r>
            <w:r>
              <w:rPr>
                <w:spacing w:val="-4"/>
                <w:sz w:val="18"/>
              </w:rPr>
              <w:t xml:space="preserve"> </w:t>
            </w:r>
            <w:r>
              <w:rPr>
                <w:sz w:val="18"/>
              </w:rPr>
              <w:t>is</w:t>
            </w:r>
            <w:r>
              <w:rPr>
                <w:spacing w:val="-5"/>
                <w:sz w:val="18"/>
              </w:rPr>
              <w:t xml:space="preserve"> </w:t>
            </w:r>
            <w:r>
              <w:rPr>
                <w:sz w:val="18"/>
              </w:rPr>
              <w:t>responsible</w:t>
            </w:r>
            <w:r>
              <w:rPr>
                <w:spacing w:val="-5"/>
                <w:sz w:val="18"/>
              </w:rPr>
              <w:t xml:space="preserve"> </w:t>
            </w:r>
            <w:r>
              <w:rPr>
                <w:sz w:val="18"/>
              </w:rPr>
              <w:t>for</w:t>
            </w:r>
            <w:r>
              <w:rPr>
                <w:spacing w:val="-4"/>
                <w:sz w:val="18"/>
              </w:rPr>
              <w:t xml:space="preserve"> </w:t>
            </w:r>
            <w:r>
              <w:rPr>
                <w:sz w:val="18"/>
              </w:rPr>
              <w:t>the</w:t>
            </w:r>
            <w:r>
              <w:rPr>
                <w:spacing w:val="-5"/>
                <w:sz w:val="18"/>
              </w:rPr>
              <w:t xml:space="preserve"> </w:t>
            </w:r>
            <w:r>
              <w:rPr>
                <w:sz w:val="18"/>
              </w:rPr>
              <w:t>design</w:t>
            </w:r>
            <w:r>
              <w:rPr>
                <w:spacing w:val="-5"/>
                <w:sz w:val="18"/>
              </w:rPr>
              <w:t xml:space="preserve"> </w:t>
            </w:r>
            <w:r>
              <w:rPr>
                <w:sz w:val="18"/>
              </w:rPr>
              <w:t>and</w:t>
            </w:r>
            <w:r>
              <w:rPr>
                <w:spacing w:val="-5"/>
                <w:sz w:val="18"/>
              </w:rPr>
              <w:t xml:space="preserve"> </w:t>
            </w:r>
            <w:r>
              <w:rPr>
                <w:sz w:val="18"/>
              </w:rPr>
              <w:t>oversees the delivery of the project from an architectural standpoint to ensure Archer best practices are used and that the solution</w:t>
            </w:r>
          </w:p>
          <w:p w14:paraId="07D2E687" w14:textId="77777777" w:rsidR="00DA51A5" w:rsidRDefault="00AB654C">
            <w:pPr>
              <w:pStyle w:val="TableParagraph"/>
              <w:spacing w:before="1" w:line="199" w:lineRule="exact"/>
              <w:ind w:left="105"/>
              <w:rPr>
                <w:sz w:val="18"/>
              </w:rPr>
            </w:pPr>
            <w:r>
              <w:rPr>
                <w:sz w:val="18"/>
              </w:rPr>
              <w:t>meets</w:t>
            </w:r>
            <w:r>
              <w:rPr>
                <w:spacing w:val="-5"/>
                <w:sz w:val="18"/>
              </w:rPr>
              <w:t xml:space="preserve"> </w:t>
            </w:r>
            <w:r>
              <w:rPr>
                <w:sz w:val="18"/>
              </w:rPr>
              <w:t>the</w:t>
            </w:r>
            <w:r>
              <w:rPr>
                <w:spacing w:val="-5"/>
                <w:sz w:val="18"/>
              </w:rPr>
              <w:t xml:space="preserve"> </w:t>
            </w:r>
            <w:r>
              <w:rPr>
                <w:sz w:val="18"/>
              </w:rPr>
              <w:t>business</w:t>
            </w:r>
            <w:r>
              <w:rPr>
                <w:spacing w:val="-4"/>
                <w:sz w:val="18"/>
              </w:rPr>
              <w:t xml:space="preserve"> </w:t>
            </w:r>
            <w:r>
              <w:rPr>
                <w:spacing w:val="-2"/>
                <w:sz w:val="18"/>
              </w:rPr>
              <w:t>requirements.</w:t>
            </w:r>
          </w:p>
        </w:tc>
      </w:tr>
      <w:tr w:rsidR="00DA51A5" w14:paraId="1B9671A4" w14:textId="77777777">
        <w:trPr>
          <w:trHeight w:val="450"/>
        </w:trPr>
        <w:tc>
          <w:tcPr>
            <w:tcW w:w="1517" w:type="dxa"/>
          </w:tcPr>
          <w:p w14:paraId="4A1DBF84" w14:textId="77777777" w:rsidR="00DA51A5" w:rsidRDefault="00AB654C">
            <w:pPr>
              <w:pStyle w:val="TableParagraph"/>
              <w:spacing w:line="215" w:lineRule="exact"/>
              <w:ind w:left="110"/>
              <w:rPr>
                <w:b/>
                <w:sz w:val="18"/>
              </w:rPr>
            </w:pPr>
            <w:r>
              <w:rPr>
                <w:b/>
                <w:spacing w:val="-2"/>
                <w:sz w:val="18"/>
              </w:rPr>
              <w:t>Archer</w:t>
            </w:r>
          </w:p>
        </w:tc>
        <w:tc>
          <w:tcPr>
            <w:tcW w:w="1757" w:type="dxa"/>
          </w:tcPr>
          <w:p w14:paraId="72490CCF" w14:textId="77777777" w:rsidR="00DA51A5" w:rsidRDefault="00AB654C">
            <w:pPr>
              <w:pStyle w:val="TableParagraph"/>
              <w:spacing w:line="215" w:lineRule="exact"/>
              <w:ind w:left="110"/>
              <w:rPr>
                <w:sz w:val="18"/>
              </w:rPr>
            </w:pPr>
            <w:r>
              <w:rPr>
                <w:spacing w:val="-2"/>
                <w:sz w:val="18"/>
              </w:rPr>
              <w:t>Consultant</w:t>
            </w:r>
          </w:p>
        </w:tc>
        <w:tc>
          <w:tcPr>
            <w:tcW w:w="6106" w:type="dxa"/>
          </w:tcPr>
          <w:p w14:paraId="777D4394" w14:textId="77777777" w:rsidR="00DA51A5" w:rsidRDefault="00AB654C">
            <w:pPr>
              <w:pStyle w:val="TableParagraph"/>
              <w:spacing w:line="220" w:lineRule="exact"/>
              <w:ind w:left="105"/>
              <w:rPr>
                <w:sz w:val="18"/>
              </w:rPr>
            </w:pPr>
            <w:r>
              <w:rPr>
                <w:sz w:val="18"/>
              </w:rPr>
              <w:t>The</w:t>
            </w:r>
            <w:r>
              <w:rPr>
                <w:spacing w:val="-5"/>
                <w:sz w:val="18"/>
              </w:rPr>
              <w:t xml:space="preserve"> </w:t>
            </w:r>
            <w:r>
              <w:rPr>
                <w:sz w:val="18"/>
              </w:rPr>
              <w:t>Consultant</w:t>
            </w:r>
            <w:r>
              <w:rPr>
                <w:spacing w:val="-4"/>
                <w:sz w:val="18"/>
              </w:rPr>
              <w:t xml:space="preserve"> </w:t>
            </w:r>
            <w:r>
              <w:rPr>
                <w:sz w:val="18"/>
              </w:rPr>
              <w:t>is</w:t>
            </w:r>
            <w:r>
              <w:rPr>
                <w:spacing w:val="-5"/>
                <w:sz w:val="18"/>
              </w:rPr>
              <w:t xml:space="preserve"> </w:t>
            </w:r>
            <w:r>
              <w:rPr>
                <w:sz w:val="18"/>
              </w:rPr>
              <w:t>primarily</w:t>
            </w:r>
            <w:r>
              <w:rPr>
                <w:spacing w:val="-5"/>
                <w:sz w:val="18"/>
              </w:rPr>
              <w:t xml:space="preserve"> </w:t>
            </w:r>
            <w:r>
              <w:rPr>
                <w:sz w:val="18"/>
              </w:rPr>
              <w:t>responsible</w:t>
            </w:r>
            <w:r>
              <w:rPr>
                <w:spacing w:val="-5"/>
                <w:sz w:val="18"/>
              </w:rPr>
              <w:t xml:space="preserve"> </w:t>
            </w:r>
            <w:r>
              <w:rPr>
                <w:sz w:val="18"/>
              </w:rPr>
              <w:t>for</w:t>
            </w:r>
            <w:r>
              <w:rPr>
                <w:spacing w:val="-4"/>
                <w:sz w:val="18"/>
              </w:rPr>
              <w:t xml:space="preserve"> </w:t>
            </w:r>
            <w:r>
              <w:rPr>
                <w:sz w:val="18"/>
              </w:rPr>
              <w:t>the</w:t>
            </w:r>
            <w:r>
              <w:rPr>
                <w:spacing w:val="-5"/>
                <w:sz w:val="18"/>
              </w:rPr>
              <w:t xml:space="preserve"> </w:t>
            </w:r>
            <w:r>
              <w:rPr>
                <w:sz w:val="18"/>
              </w:rPr>
              <w:t>configuration</w:t>
            </w:r>
            <w:r>
              <w:rPr>
                <w:spacing w:val="-5"/>
                <w:sz w:val="18"/>
              </w:rPr>
              <w:t xml:space="preserve"> </w:t>
            </w:r>
            <w:r>
              <w:rPr>
                <w:sz w:val="18"/>
              </w:rPr>
              <w:t>and testing activities.</w:t>
            </w:r>
          </w:p>
        </w:tc>
      </w:tr>
      <w:tr w:rsidR="00DA51A5" w14:paraId="597C981B" w14:textId="77777777">
        <w:trPr>
          <w:trHeight w:val="1093"/>
        </w:trPr>
        <w:tc>
          <w:tcPr>
            <w:tcW w:w="1517" w:type="dxa"/>
          </w:tcPr>
          <w:p w14:paraId="75925134" w14:textId="77777777" w:rsidR="00DA51A5" w:rsidRDefault="00AB654C">
            <w:pPr>
              <w:pStyle w:val="TableParagraph"/>
              <w:spacing w:before="1"/>
              <w:ind w:left="110"/>
              <w:rPr>
                <w:b/>
                <w:sz w:val="18"/>
              </w:rPr>
            </w:pPr>
            <w:r>
              <w:rPr>
                <w:b/>
                <w:spacing w:val="-2"/>
                <w:sz w:val="18"/>
              </w:rPr>
              <w:t>Archer</w:t>
            </w:r>
          </w:p>
        </w:tc>
        <w:tc>
          <w:tcPr>
            <w:tcW w:w="1757" w:type="dxa"/>
          </w:tcPr>
          <w:p w14:paraId="094233AD" w14:textId="77777777" w:rsidR="00DA51A5" w:rsidRDefault="00AB654C">
            <w:pPr>
              <w:pStyle w:val="TableParagraph"/>
              <w:spacing w:before="1" w:line="242" w:lineRule="auto"/>
              <w:ind w:left="110"/>
              <w:rPr>
                <w:sz w:val="18"/>
              </w:rPr>
            </w:pPr>
            <w:r>
              <w:rPr>
                <w:spacing w:val="-2"/>
                <w:sz w:val="18"/>
              </w:rPr>
              <w:t>Integration Specialist</w:t>
            </w:r>
          </w:p>
        </w:tc>
        <w:tc>
          <w:tcPr>
            <w:tcW w:w="6106" w:type="dxa"/>
          </w:tcPr>
          <w:p w14:paraId="4BC52A05" w14:textId="77777777" w:rsidR="00DA51A5" w:rsidRDefault="00AB654C">
            <w:pPr>
              <w:pStyle w:val="TableParagraph"/>
              <w:spacing w:before="1"/>
              <w:ind w:left="105"/>
              <w:rPr>
                <w:sz w:val="18"/>
              </w:rPr>
            </w:pPr>
            <w:r>
              <w:rPr>
                <w:sz w:val="18"/>
              </w:rPr>
              <w:t>The Integration Specialist is assigned to projects based on required technical requirements including platform installation, data</w:t>
            </w:r>
            <w:r>
              <w:rPr>
                <w:spacing w:val="-5"/>
                <w:sz w:val="18"/>
              </w:rPr>
              <w:t xml:space="preserve"> </w:t>
            </w:r>
            <w:r>
              <w:rPr>
                <w:sz w:val="18"/>
              </w:rPr>
              <w:t>feed</w:t>
            </w:r>
            <w:r>
              <w:rPr>
                <w:spacing w:val="-5"/>
                <w:sz w:val="18"/>
              </w:rPr>
              <w:t xml:space="preserve"> </w:t>
            </w:r>
            <w:r>
              <w:rPr>
                <w:sz w:val="18"/>
              </w:rPr>
              <w:t>integrations</w:t>
            </w:r>
            <w:r>
              <w:rPr>
                <w:spacing w:val="-5"/>
                <w:sz w:val="18"/>
              </w:rPr>
              <w:t xml:space="preserve"> </w:t>
            </w:r>
            <w:r>
              <w:rPr>
                <w:sz w:val="18"/>
              </w:rPr>
              <w:t>and</w:t>
            </w:r>
            <w:r>
              <w:rPr>
                <w:spacing w:val="-5"/>
                <w:sz w:val="18"/>
              </w:rPr>
              <w:t xml:space="preserve"> </w:t>
            </w:r>
            <w:r>
              <w:rPr>
                <w:sz w:val="18"/>
              </w:rPr>
              <w:t>API</w:t>
            </w:r>
            <w:r>
              <w:rPr>
                <w:spacing w:val="-4"/>
                <w:sz w:val="18"/>
              </w:rPr>
              <w:t xml:space="preserve"> </w:t>
            </w:r>
            <w:r>
              <w:rPr>
                <w:sz w:val="18"/>
              </w:rPr>
              <w:t>requirements.</w:t>
            </w:r>
            <w:r>
              <w:rPr>
                <w:spacing w:val="-4"/>
                <w:sz w:val="18"/>
              </w:rPr>
              <w:t xml:space="preserve"> </w:t>
            </w:r>
            <w:r>
              <w:rPr>
                <w:sz w:val="18"/>
              </w:rPr>
              <w:t>This</w:t>
            </w:r>
            <w:r>
              <w:rPr>
                <w:spacing w:val="-5"/>
                <w:sz w:val="18"/>
              </w:rPr>
              <w:t xml:space="preserve"> </w:t>
            </w:r>
            <w:r>
              <w:rPr>
                <w:sz w:val="18"/>
              </w:rPr>
              <w:t>billable</w:t>
            </w:r>
            <w:r>
              <w:rPr>
                <w:spacing w:val="-5"/>
                <w:sz w:val="18"/>
              </w:rPr>
              <w:t xml:space="preserve"> </w:t>
            </w:r>
            <w:r>
              <w:rPr>
                <w:sz w:val="18"/>
              </w:rPr>
              <w:t>role</w:t>
            </w:r>
            <w:r>
              <w:rPr>
                <w:spacing w:val="-5"/>
                <w:sz w:val="18"/>
              </w:rPr>
              <w:t xml:space="preserve"> </w:t>
            </w:r>
            <w:r>
              <w:rPr>
                <w:sz w:val="18"/>
              </w:rPr>
              <w:t>is</w:t>
            </w:r>
          </w:p>
          <w:p w14:paraId="65E9E82B" w14:textId="77777777" w:rsidR="00DA51A5" w:rsidRDefault="00AB654C">
            <w:pPr>
              <w:pStyle w:val="TableParagraph"/>
              <w:spacing w:line="216" w:lineRule="exact"/>
              <w:ind w:left="105"/>
              <w:rPr>
                <w:sz w:val="18"/>
              </w:rPr>
            </w:pPr>
            <w:r>
              <w:rPr>
                <w:sz w:val="18"/>
              </w:rPr>
              <w:t>included</w:t>
            </w:r>
            <w:r>
              <w:rPr>
                <w:spacing w:val="-5"/>
                <w:sz w:val="18"/>
              </w:rPr>
              <w:t xml:space="preserve"> </w:t>
            </w:r>
            <w:r>
              <w:rPr>
                <w:sz w:val="18"/>
              </w:rPr>
              <w:t>on</w:t>
            </w:r>
            <w:r>
              <w:rPr>
                <w:spacing w:val="-5"/>
                <w:sz w:val="18"/>
              </w:rPr>
              <w:t xml:space="preserve"> </w:t>
            </w:r>
            <w:r>
              <w:rPr>
                <w:sz w:val="18"/>
              </w:rPr>
              <w:t>an</w:t>
            </w:r>
            <w:r>
              <w:rPr>
                <w:spacing w:val="-5"/>
                <w:sz w:val="18"/>
              </w:rPr>
              <w:t xml:space="preserve"> </w:t>
            </w:r>
            <w:r>
              <w:rPr>
                <w:sz w:val="18"/>
              </w:rPr>
              <w:t>as-needed</w:t>
            </w:r>
            <w:r>
              <w:rPr>
                <w:spacing w:val="-5"/>
                <w:sz w:val="18"/>
              </w:rPr>
              <w:t xml:space="preserve"> </w:t>
            </w:r>
            <w:r>
              <w:rPr>
                <w:sz w:val="18"/>
              </w:rPr>
              <w:t>basis</w:t>
            </w:r>
            <w:r>
              <w:rPr>
                <w:spacing w:val="-5"/>
                <w:sz w:val="18"/>
              </w:rPr>
              <w:t xml:space="preserve"> </w:t>
            </w:r>
            <w:r>
              <w:rPr>
                <w:sz w:val="18"/>
              </w:rPr>
              <w:t>and</w:t>
            </w:r>
            <w:r>
              <w:rPr>
                <w:spacing w:val="-5"/>
                <w:sz w:val="18"/>
              </w:rPr>
              <w:t xml:space="preserve"> </w:t>
            </w:r>
            <w:r>
              <w:rPr>
                <w:sz w:val="18"/>
              </w:rPr>
              <w:t>dependent</w:t>
            </w:r>
            <w:r>
              <w:rPr>
                <w:spacing w:val="-5"/>
                <w:sz w:val="18"/>
              </w:rPr>
              <w:t xml:space="preserve"> </w:t>
            </w:r>
            <w:r>
              <w:rPr>
                <w:sz w:val="18"/>
              </w:rPr>
              <w:t>on</w:t>
            </w:r>
            <w:r>
              <w:rPr>
                <w:spacing w:val="-5"/>
                <w:sz w:val="18"/>
              </w:rPr>
              <w:t xml:space="preserve"> </w:t>
            </w:r>
            <w:r>
              <w:rPr>
                <w:sz w:val="18"/>
              </w:rPr>
              <w:t>the</w:t>
            </w:r>
            <w:r>
              <w:rPr>
                <w:spacing w:val="-5"/>
                <w:sz w:val="18"/>
              </w:rPr>
              <w:t xml:space="preserve"> </w:t>
            </w:r>
            <w:r>
              <w:rPr>
                <w:sz w:val="18"/>
              </w:rPr>
              <w:t>technical requirements of the SOW.</w:t>
            </w:r>
          </w:p>
        </w:tc>
      </w:tr>
      <w:tr w:rsidR="00DA51A5" w14:paraId="6AF35572" w14:textId="77777777">
        <w:trPr>
          <w:trHeight w:val="878"/>
        </w:trPr>
        <w:tc>
          <w:tcPr>
            <w:tcW w:w="1517" w:type="dxa"/>
          </w:tcPr>
          <w:p w14:paraId="1BE41F86" w14:textId="77777777" w:rsidR="00DA51A5" w:rsidRDefault="00AB654C">
            <w:pPr>
              <w:pStyle w:val="TableParagraph"/>
              <w:spacing w:before="1"/>
              <w:ind w:left="110"/>
              <w:rPr>
                <w:b/>
                <w:sz w:val="18"/>
              </w:rPr>
            </w:pPr>
            <w:r>
              <w:rPr>
                <w:b/>
                <w:spacing w:val="-2"/>
                <w:sz w:val="18"/>
              </w:rPr>
              <w:t>Client</w:t>
            </w:r>
          </w:p>
        </w:tc>
        <w:tc>
          <w:tcPr>
            <w:tcW w:w="1757" w:type="dxa"/>
          </w:tcPr>
          <w:p w14:paraId="199A17BF" w14:textId="77777777" w:rsidR="00DA51A5" w:rsidRPr="00F13DAE" w:rsidRDefault="00AB654C" w:rsidP="00F13DAE">
            <w:pPr>
              <w:pStyle w:val="TableParagraph"/>
              <w:spacing w:before="1" w:line="242" w:lineRule="auto"/>
              <w:ind w:left="110"/>
              <w:rPr>
                <w:spacing w:val="-2"/>
                <w:sz w:val="18"/>
              </w:rPr>
            </w:pPr>
            <w:r w:rsidRPr="00F13DAE">
              <w:rPr>
                <w:spacing w:val="-2"/>
                <w:sz w:val="18"/>
              </w:rPr>
              <w:t>Project Sponsor</w:t>
            </w:r>
          </w:p>
        </w:tc>
        <w:tc>
          <w:tcPr>
            <w:tcW w:w="6106" w:type="dxa"/>
          </w:tcPr>
          <w:p w14:paraId="478DB97A" w14:textId="77777777" w:rsidR="00DA51A5" w:rsidRPr="00F13DAE" w:rsidRDefault="00AB654C" w:rsidP="00F13DAE">
            <w:pPr>
              <w:pStyle w:val="TableParagraph"/>
              <w:spacing w:before="1" w:line="242" w:lineRule="auto"/>
              <w:ind w:left="105" w:right="158"/>
              <w:rPr>
                <w:spacing w:val="-2"/>
                <w:sz w:val="18"/>
              </w:rPr>
            </w:pPr>
            <w:r w:rsidRPr="00F13DAE">
              <w:rPr>
                <w:spacing w:val="-2"/>
                <w:sz w:val="18"/>
              </w:rPr>
              <w:t>The person with final review of key project decisions. The project sponsor will confirm the high-level objectives of the engagement and provide final review of project delivery as well</w:t>
            </w:r>
          </w:p>
          <w:p w14:paraId="231154EA" w14:textId="77777777" w:rsidR="00DA51A5" w:rsidRPr="00F13DAE" w:rsidRDefault="00AB654C" w:rsidP="00F13DAE">
            <w:pPr>
              <w:pStyle w:val="TableParagraph"/>
              <w:spacing w:before="1" w:line="242" w:lineRule="auto"/>
              <w:ind w:left="105"/>
              <w:rPr>
                <w:spacing w:val="-2"/>
                <w:sz w:val="18"/>
              </w:rPr>
            </w:pPr>
            <w:r w:rsidRPr="00F13DAE">
              <w:rPr>
                <w:spacing w:val="-2"/>
                <w:sz w:val="18"/>
              </w:rPr>
              <w:t xml:space="preserve">as interim review of project milestones as </w:t>
            </w:r>
            <w:r>
              <w:rPr>
                <w:spacing w:val="-2"/>
                <w:sz w:val="18"/>
              </w:rPr>
              <w:t>appropriate.</w:t>
            </w:r>
          </w:p>
        </w:tc>
      </w:tr>
      <w:tr w:rsidR="00DA51A5" w14:paraId="3A86668F" w14:textId="77777777">
        <w:trPr>
          <w:trHeight w:val="873"/>
        </w:trPr>
        <w:tc>
          <w:tcPr>
            <w:tcW w:w="1517" w:type="dxa"/>
          </w:tcPr>
          <w:p w14:paraId="1421D859" w14:textId="77777777" w:rsidR="00DA51A5" w:rsidRDefault="00AB654C">
            <w:pPr>
              <w:pStyle w:val="TableParagraph"/>
              <w:spacing w:line="215" w:lineRule="exact"/>
              <w:ind w:left="110"/>
              <w:rPr>
                <w:b/>
                <w:sz w:val="18"/>
              </w:rPr>
            </w:pPr>
            <w:r>
              <w:rPr>
                <w:b/>
                <w:spacing w:val="-2"/>
                <w:sz w:val="18"/>
              </w:rPr>
              <w:t>Client</w:t>
            </w:r>
          </w:p>
        </w:tc>
        <w:tc>
          <w:tcPr>
            <w:tcW w:w="1757" w:type="dxa"/>
          </w:tcPr>
          <w:p w14:paraId="71759164" w14:textId="77777777" w:rsidR="00DA51A5" w:rsidRPr="00F13DAE" w:rsidRDefault="00AB654C" w:rsidP="00F13DAE">
            <w:pPr>
              <w:pStyle w:val="TableParagraph"/>
              <w:spacing w:before="1" w:line="242" w:lineRule="auto"/>
              <w:ind w:left="110"/>
              <w:rPr>
                <w:spacing w:val="-2"/>
                <w:sz w:val="18"/>
              </w:rPr>
            </w:pPr>
            <w:r w:rsidRPr="00F13DAE">
              <w:rPr>
                <w:spacing w:val="-2"/>
                <w:sz w:val="18"/>
              </w:rPr>
              <w:t>Project Manager</w:t>
            </w:r>
          </w:p>
        </w:tc>
        <w:tc>
          <w:tcPr>
            <w:tcW w:w="6106" w:type="dxa"/>
          </w:tcPr>
          <w:p w14:paraId="465798F9" w14:textId="77777777" w:rsidR="00DA51A5" w:rsidRPr="00F13DAE" w:rsidRDefault="00AB654C" w:rsidP="00F13DAE">
            <w:pPr>
              <w:pStyle w:val="TableParagraph"/>
              <w:spacing w:before="1" w:line="242" w:lineRule="auto"/>
              <w:ind w:left="105"/>
              <w:rPr>
                <w:spacing w:val="-2"/>
                <w:sz w:val="18"/>
              </w:rPr>
            </w:pPr>
            <w:r w:rsidRPr="00F13DAE">
              <w:rPr>
                <w:spacing w:val="-2"/>
                <w:sz w:val="18"/>
              </w:rPr>
              <w:t>Serves as the primary point-of-contact for the Archer team. Responsible for making tactical decisions regarding the project,</w:t>
            </w:r>
          </w:p>
          <w:p w14:paraId="299454D0" w14:textId="77777777" w:rsidR="00DA51A5" w:rsidRPr="00F13DAE" w:rsidRDefault="00AB654C" w:rsidP="00F13DAE">
            <w:pPr>
              <w:pStyle w:val="TableParagraph"/>
              <w:spacing w:before="1" w:line="242" w:lineRule="auto"/>
              <w:ind w:left="105" w:right="175"/>
              <w:rPr>
                <w:spacing w:val="-2"/>
                <w:sz w:val="18"/>
              </w:rPr>
            </w:pPr>
            <w:r w:rsidRPr="00F13DAE">
              <w:rPr>
                <w:spacing w:val="-2"/>
                <w:sz w:val="18"/>
              </w:rPr>
              <w:t>coordinate internal resources and communicate about the project internally.</w:t>
            </w:r>
          </w:p>
        </w:tc>
      </w:tr>
      <w:tr w:rsidR="00DA51A5" w14:paraId="621345DD" w14:textId="77777777">
        <w:trPr>
          <w:trHeight w:val="656"/>
        </w:trPr>
        <w:tc>
          <w:tcPr>
            <w:tcW w:w="1517" w:type="dxa"/>
          </w:tcPr>
          <w:p w14:paraId="5119623A" w14:textId="77777777" w:rsidR="00DA51A5" w:rsidRDefault="00AB654C">
            <w:pPr>
              <w:pStyle w:val="TableParagraph"/>
              <w:ind w:left="110"/>
              <w:rPr>
                <w:b/>
                <w:sz w:val="18"/>
              </w:rPr>
            </w:pPr>
            <w:r>
              <w:rPr>
                <w:b/>
                <w:spacing w:val="-2"/>
                <w:sz w:val="18"/>
              </w:rPr>
              <w:t>Client</w:t>
            </w:r>
          </w:p>
        </w:tc>
        <w:tc>
          <w:tcPr>
            <w:tcW w:w="1757" w:type="dxa"/>
          </w:tcPr>
          <w:p w14:paraId="55DA2296" w14:textId="77777777" w:rsidR="00DA51A5" w:rsidRPr="00F13DAE" w:rsidRDefault="00AB654C" w:rsidP="00F13DAE">
            <w:pPr>
              <w:pStyle w:val="TableParagraph"/>
              <w:spacing w:before="1" w:line="242" w:lineRule="auto"/>
              <w:ind w:left="110"/>
              <w:rPr>
                <w:spacing w:val="-2"/>
                <w:sz w:val="18"/>
              </w:rPr>
            </w:pPr>
            <w:r w:rsidRPr="00F13DAE">
              <w:rPr>
                <w:spacing w:val="-2"/>
                <w:sz w:val="18"/>
              </w:rPr>
              <w:t>Functional SME</w:t>
            </w:r>
          </w:p>
        </w:tc>
        <w:tc>
          <w:tcPr>
            <w:tcW w:w="6106" w:type="dxa"/>
          </w:tcPr>
          <w:p w14:paraId="2C6DB454" w14:textId="77777777" w:rsidR="00DA51A5" w:rsidRPr="00F13DAE" w:rsidRDefault="00AB654C" w:rsidP="00F13DAE">
            <w:pPr>
              <w:pStyle w:val="TableParagraph"/>
              <w:spacing w:before="1" w:line="242" w:lineRule="auto"/>
              <w:ind w:left="105"/>
              <w:rPr>
                <w:spacing w:val="-2"/>
                <w:sz w:val="18"/>
              </w:rPr>
            </w:pPr>
            <w:r w:rsidRPr="00F13DAE">
              <w:rPr>
                <w:spacing w:val="-2"/>
                <w:sz w:val="18"/>
              </w:rPr>
              <w:t>Subject matter expert responsible for providing clarification and validation of business requirements to be supported by the</w:t>
            </w:r>
          </w:p>
          <w:p w14:paraId="07ABBA35" w14:textId="77777777" w:rsidR="00DA51A5" w:rsidRPr="00F13DAE" w:rsidRDefault="00AB654C" w:rsidP="00F13DAE">
            <w:pPr>
              <w:pStyle w:val="TableParagraph"/>
              <w:spacing w:before="1" w:line="242" w:lineRule="auto"/>
              <w:ind w:left="105"/>
              <w:rPr>
                <w:spacing w:val="-2"/>
                <w:sz w:val="18"/>
              </w:rPr>
            </w:pPr>
            <w:r>
              <w:rPr>
                <w:spacing w:val="-2"/>
                <w:sz w:val="18"/>
              </w:rPr>
              <w:t>solution.</w:t>
            </w:r>
          </w:p>
        </w:tc>
      </w:tr>
      <w:tr w:rsidR="00DA51A5" w14:paraId="1421BF3B" w14:textId="77777777">
        <w:trPr>
          <w:trHeight w:val="657"/>
        </w:trPr>
        <w:tc>
          <w:tcPr>
            <w:tcW w:w="1517" w:type="dxa"/>
          </w:tcPr>
          <w:p w14:paraId="186C1B7C" w14:textId="77777777" w:rsidR="00DA51A5" w:rsidRDefault="00AB654C">
            <w:pPr>
              <w:pStyle w:val="TableParagraph"/>
              <w:spacing w:before="1"/>
              <w:ind w:left="110"/>
              <w:rPr>
                <w:b/>
                <w:sz w:val="18"/>
              </w:rPr>
            </w:pPr>
            <w:r>
              <w:rPr>
                <w:b/>
                <w:spacing w:val="-2"/>
                <w:sz w:val="18"/>
              </w:rPr>
              <w:t>Client</w:t>
            </w:r>
          </w:p>
        </w:tc>
        <w:tc>
          <w:tcPr>
            <w:tcW w:w="1757" w:type="dxa"/>
          </w:tcPr>
          <w:p w14:paraId="0667229E" w14:textId="77777777" w:rsidR="00DA51A5" w:rsidRPr="00F13DAE" w:rsidRDefault="00AB654C" w:rsidP="00F13DAE">
            <w:pPr>
              <w:pStyle w:val="TableParagraph"/>
              <w:spacing w:before="1" w:line="242" w:lineRule="auto"/>
              <w:ind w:left="110"/>
              <w:rPr>
                <w:spacing w:val="-2"/>
                <w:sz w:val="18"/>
              </w:rPr>
            </w:pPr>
            <w:r w:rsidRPr="00F13DAE">
              <w:rPr>
                <w:spacing w:val="-2"/>
                <w:sz w:val="18"/>
              </w:rPr>
              <w:t>Technical SME</w:t>
            </w:r>
          </w:p>
        </w:tc>
        <w:tc>
          <w:tcPr>
            <w:tcW w:w="6106" w:type="dxa"/>
          </w:tcPr>
          <w:p w14:paraId="3DA7AE36" w14:textId="77777777" w:rsidR="00DA51A5" w:rsidRPr="00F13DAE" w:rsidRDefault="00AB654C" w:rsidP="00F13DAE">
            <w:pPr>
              <w:pStyle w:val="TableParagraph"/>
              <w:spacing w:before="3" w:line="242" w:lineRule="auto"/>
              <w:ind w:left="105"/>
              <w:rPr>
                <w:spacing w:val="-2"/>
                <w:sz w:val="18"/>
              </w:rPr>
            </w:pPr>
            <w:r w:rsidRPr="00F13DAE">
              <w:rPr>
                <w:spacing w:val="-2"/>
                <w:sz w:val="18"/>
              </w:rPr>
              <w:t>Serves as the technical contact to grant access to third party systems or support architectural decisions related to the</w:t>
            </w:r>
          </w:p>
          <w:p w14:paraId="64D32AE7" w14:textId="77777777" w:rsidR="00DA51A5" w:rsidRPr="00F13DAE" w:rsidRDefault="00AB654C" w:rsidP="00F13DAE">
            <w:pPr>
              <w:pStyle w:val="TableParagraph"/>
              <w:spacing w:before="2" w:line="242" w:lineRule="auto"/>
              <w:ind w:left="105"/>
              <w:rPr>
                <w:spacing w:val="-2"/>
                <w:sz w:val="18"/>
              </w:rPr>
            </w:pPr>
            <w:r w:rsidRPr="00F13DAE">
              <w:rPr>
                <w:spacing w:val="-2"/>
                <w:sz w:val="18"/>
              </w:rPr>
              <w:t xml:space="preserve">technical environment in which the solution will be </w:t>
            </w:r>
            <w:r>
              <w:rPr>
                <w:spacing w:val="-2"/>
                <w:sz w:val="18"/>
              </w:rPr>
              <w:t>deployed.</w:t>
            </w:r>
          </w:p>
        </w:tc>
      </w:tr>
    </w:tbl>
    <w:p w14:paraId="26737605" w14:textId="77777777" w:rsidR="00DA51A5" w:rsidRDefault="00DA51A5">
      <w:pPr>
        <w:pStyle w:val="TableParagraph"/>
        <w:spacing w:line="199" w:lineRule="exact"/>
        <w:rPr>
          <w:sz w:val="18"/>
        </w:rPr>
      </w:pPr>
    </w:p>
    <w:p w14:paraId="68FA6316" w14:textId="77777777" w:rsidR="008623A5" w:rsidRPr="008623A5" w:rsidRDefault="008623A5" w:rsidP="008623A5"/>
    <w:p w14:paraId="7C4D90FE" w14:textId="77777777" w:rsidR="008623A5" w:rsidRDefault="008623A5" w:rsidP="008623A5">
      <w:pPr>
        <w:rPr>
          <w:sz w:val="18"/>
        </w:rPr>
      </w:pPr>
    </w:p>
    <w:p w14:paraId="0A7FC451" w14:textId="77777777" w:rsidR="008623A5" w:rsidRDefault="008623A5">
      <w:pPr>
        <w:rPr>
          <w:color w:val="041A77"/>
          <w:sz w:val="28"/>
          <w:szCs w:val="28"/>
        </w:rPr>
      </w:pPr>
      <w:r>
        <w:rPr>
          <w:color w:val="041A77"/>
        </w:rPr>
        <w:br w:type="page"/>
      </w:r>
    </w:p>
    <w:p w14:paraId="2443D5FB" w14:textId="00B4DB61" w:rsidR="008623A5" w:rsidRDefault="008623A5" w:rsidP="008623A5">
      <w:pPr>
        <w:pStyle w:val="Heading1"/>
        <w:rPr>
          <w:color w:val="041A77"/>
        </w:rPr>
      </w:pPr>
      <w:bookmarkStart w:id="142" w:name="_Toc242398809"/>
      <w:r>
        <w:rPr>
          <w:color w:val="041A77"/>
        </w:rPr>
        <w:lastRenderedPageBreak/>
        <w:t>APPENDIX</w:t>
      </w:r>
      <w:r>
        <w:rPr>
          <w:color w:val="041A77"/>
          <w:spacing w:val="-5"/>
        </w:rPr>
        <w:t xml:space="preserve"> </w:t>
      </w:r>
      <w:r w:rsidR="007123B2">
        <w:rPr>
          <w:color w:val="041A77"/>
        </w:rPr>
        <w:t>B</w:t>
      </w:r>
      <w:r>
        <w:rPr>
          <w:color w:val="041A77"/>
          <w:spacing w:val="-4"/>
        </w:rPr>
        <w:t xml:space="preserve"> </w:t>
      </w:r>
      <w:r>
        <w:rPr>
          <w:color w:val="041A77"/>
        </w:rPr>
        <w:t>–</w:t>
      </w:r>
      <w:r>
        <w:rPr>
          <w:color w:val="041A77"/>
          <w:spacing w:val="-4"/>
        </w:rPr>
        <w:t xml:space="preserve"> </w:t>
      </w:r>
      <w:r>
        <w:rPr>
          <w:color w:val="041A77"/>
        </w:rPr>
        <w:t>Archer Licensing details</w:t>
      </w:r>
      <w:bookmarkEnd w:id="142"/>
    </w:p>
    <w:p w14:paraId="24D38986" w14:textId="39A3570E" w:rsidR="008623A5" w:rsidRDefault="008623A5" w:rsidP="00F13DAE">
      <w:pPr>
        <w:pStyle w:val="BodyText"/>
        <w:spacing w:before="115"/>
        <w:ind w:left="360" w:right="1127"/>
      </w:pPr>
      <w:r w:rsidRPr="008623A5">
        <w:t>This section outlines the license components purchased by Handelsbanken referenced in Quote Form #Q-14777</w:t>
      </w:r>
    </w:p>
    <w:p w14:paraId="65167C08" w14:textId="77777777" w:rsidR="00A9231F" w:rsidRPr="00A9231F" w:rsidRDefault="00A9231F" w:rsidP="00A9231F">
      <w:pPr>
        <w:pStyle w:val="Heading1"/>
        <w:ind w:left="0"/>
        <w:rPr>
          <w:sz w:val="20"/>
          <w:szCs w:val="20"/>
        </w:rPr>
      </w:pPr>
    </w:p>
    <w:tbl>
      <w:tblPr>
        <w:tblW w:w="1076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3"/>
        <w:gridCol w:w="2660"/>
        <w:gridCol w:w="1197"/>
        <w:gridCol w:w="831"/>
        <w:gridCol w:w="982"/>
        <w:gridCol w:w="693"/>
        <w:gridCol w:w="1291"/>
        <w:gridCol w:w="1276"/>
      </w:tblGrid>
      <w:tr w:rsidR="008623A5" w:rsidRPr="0034501F" w14:paraId="0279375F" w14:textId="77777777" w:rsidTr="00E97DB7">
        <w:trPr>
          <w:trHeight w:val="645"/>
        </w:trPr>
        <w:tc>
          <w:tcPr>
            <w:tcW w:w="1833" w:type="dxa"/>
            <w:shd w:val="clear" w:color="auto" w:fill="12377C"/>
          </w:tcPr>
          <w:p w14:paraId="30D3B98D" w14:textId="77777777" w:rsidR="008623A5" w:rsidRPr="0034501F" w:rsidRDefault="008623A5" w:rsidP="00A246FC">
            <w:pPr>
              <w:spacing w:before="211"/>
              <w:ind w:left="70"/>
              <w:rPr>
                <w:rFonts w:ascii="Arial" w:eastAsia="Arial" w:hAnsi="Arial" w:cs="Arial"/>
                <w:b/>
                <w:sz w:val="19"/>
              </w:rPr>
            </w:pPr>
            <w:r w:rsidRPr="0034501F">
              <w:rPr>
                <w:rFonts w:ascii="Arial" w:eastAsia="Arial" w:hAnsi="Arial" w:cs="Arial"/>
                <w:b/>
                <w:color w:val="FFFFFF"/>
                <w:spacing w:val="-5"/>
                <w:sz w:val="19"/>
              </w:rPr>
              <w:t>SKU</w:t>
            </w:r>
          </w:p>
        </w:tc>
        <w:tc>
          <w:tcPr>
            <w:tcW w:w="2660" w:type="dxa"/>
            <w:shd w:val="clear" w:color="auto" w:fill="12377C"/>
          </w:tcPr>
          <w:p w14:paraId="45821F6D" w14:textId="77777777" w:rsidR="008623A5" w:rsidRPr="0034501F" w:rsidRDefault="008623A5" w:rsidP="00A246FC">
            <w:pPr>
              <w:spacing w:before="211"/>
              <w:ind w:left="69"/>
              <w:rPr>
                <w:rFonts w:ascii="Arial" w:eastAsia="Arial" w:hAnsi="Arial" w:cs="Arial"/>
                <w:b/>
                <w:sz w:val="19"/>
              </w:rPr>
            </w:pPr>
            <w:r w:rsidRPr="0034501F">
              <w:rPr>
                <w:rFonts w:ascii="Arial" w:eastAsia="Arial" w:hAnsi="Arial" w:cs="Arial"/>
                <w:b/>
                <w:color w:val="FFFFFF"/>
                <w:sz w:val="19"/>
              </w:rPr>
              <w:t>Item</w:t>
            </w:r>
            <w:r w:rsidRPr="0034501F">
              <w:rPr>
                <w:rFonts w:ascii="Arial" w:eastAsia="Arial" w:hAnsi="Arial" w:cs="Arial"/>
                <w:b/>
                <w:color w:val="FFFFFF"/>
                <w:spacing w:val="29"/>
                <w:sz w:val="19"/>
              </w:rPr>
              <w:t xml:space="preserve"> </w:t>
            </w:r>
            <w:r w:rsidRPr="0034501F">
              <w:rPr>
                <w:rFonts w:ascii="Arial" w:eastAsia="Arial" w:hAnsi="Arial" w:cs="Arial"/>
                <w:b/>
                <w:color w:val="FFFFFF"/>
                <w:spacing w:val="-4"/>
                <w:sz w:val="19"/>
              </w:rPr>
              <w:t>Name</w:t>
            </w:r>
          </w:p>
        </w:tc>
        <w:tc>
          <w:tcPr>
            <w:tcW w:w="1197" w:type="dxa"/>
            <w:shd w:val="clear" w:color="auto" w:fill="12377C"/>
          </w:tcPr>
          <w:p w14:paraId="2BFC8432" w14:textId="77777777" w:rsidR="008623A5" w:rsidRPr="0034501F" w:rsidRDefault="008623A5" w:rsidP="00A246FC">
            <w:pPr>
              <w:spacing w:before="211"/>
              <w:ind w:right="161"/>
              <w:jc w:val="right"/>
              <w:rPr>
                <w:rFonts w:ascii="Arial" w:eastAsia="Arial" w:hAnsi="Arial" w:cs="Arial"/>
                <w:b/>
                <w:sz w:val="19"/>
              </w:rPr>
            </w:pPr>
            <w:r w:rsidRPr="0034501F">
              <w:rPr>
                <w:rFonts w:ascii="Arial" w:eastAsia="Arial" w:hAnsi="Arial" w:cs="Arial"/>
                <w:b/>
                <w:color w:val="FFFFFF"/>
                <w:spacing w:val="-2"/>
                <w:sz w:val="19"/>
              </w:rPr>
              <w:t>Metric</w:t>
            </w:r>
          </w:p>
        </w:tc>
        <w:tc>
          <w:tcPr>
            <w:tcW w:w="831" w:type="dxa"/>
            <w:shd w:val="clear" w:color="auto" w:fill="12377C"/>
          </w:tcPr>
          <w:p w14:paraId="116845B6" w14:textId="77777777" w:rsidR="008623A5" w:rsidRPr="0034501F" w:rsidRDefault="008623A5" w:rsidP="00A246FC">
            <w:pPr>
              <w:spacing w:before="71"/>
              <w:ind w:right="36"/>
              <w:jc w:val="center"/>
              <w:rPr>
                <w:rFonts w:ascii="Arial" w:eastAsia="Arial" w:hAnsi="Arial" w:cs="Arial"/>
                <w:b/>
                <w:sz w:val="19"/>
              </w:rPr>
            </w:pPr>
            <w:r w:rsidRPr="0034501F">
              <w:rPr>
                <w:rFonts w:ascii="Arial" w:eastAsia="Arial" w:hAnsi="Arial" w:cs="Arial"/>
                <w:b/>
                <w:color w:val="FFFFFF"/>
                <w:spacing w:val="-2"/>
                <w:sz w:val="19"/>
              </w:rPr>
              <w:t>Total</w:t>
            </w:r>
            <w:r w:rsidRPr="0034501F">
              <w:rPr>
                <w:rFonts w:ascii="Arial" w:eastAsia="Arial" w:hAnsi="Arial" w:cs="Arial"/>
                <w:b/>
                <w:color w:val="FFFFFF"/>
                <w:spacing w:val="-5"/>
                <w:sz w:val="19"/>
              </w:rPr>
              <w:t xml:space="preserve"> Qty</w:t>
            </w:r>
          </w:p>
        </w:tc>
        <w:tc>
          <w:tcPr>
            <w:tcW w:w="982" w:type="dxa"/>
            <w:shd w:val="clear" w:color="auto" w:fill="12377C"/>
          </w:tcPr>
          <w:p w14:paraId="68471EE5" w14:textId="77777777" w:rsidR="008623A5" w:rsidRPr="0034501F" w:rsidRDefault="008623A5" w:rsidP="00A246FC">
            <w:pPr>
              <w:spacing w:before="10" w:line="280" w:lineRule="atLeast"/>
              <w:ind w:left="60" w:right="96"/>
              <w:rPr>
                <w:rFonts w:ascii="Arial" w:eastAsia="Arial" w:hAnsi="Arial" w:cs="Arial"/>
                <w:b/>
                <w:sz w:val="19"/>
              </w:rPr>
            </w:pPr>
            <w:r w:rsidRPr="0034501F">
              <w:rPr>
                <w:rFonts w:ascii="Arial" w:eastAsia="Arial" w:hAnsi="Arial" w:cs="Arial"/>
                <w:b/>
                <w:color w:val="FFFFFF"/>
                <w:spacing w:val="-6"/>
                <w:sz w:val="19"/>
              </w:rPr>
              <w:t xml:space="preserve">License </w:t>
            </w:r>
            <w:r w:rsidRPr="0034501F">
              <w:rPr>
                <w:rFonts w:ascii="Arial" w:eastAsia="Arial" w:hAnsi="Arial" w:cs="Arial"/>
                <w:b/>
                <w:color w:val="FFFFFF"/>
                <w:spacing w:val="-4"/>
                <w:sz w:val="19"/>
              </w:rPr>
              <w:t>Qty</w:t>
            </w:r>
          </w:p>
        </w:tc>
        <w:tc>
          <w:tcPr>
            <w:tcW w:w="693" w:type="dxa"/>
            <w:shd w:val="clear" w:color="auto" w:fill="12377C"/>
          </w:tcPr>
          <w:p w14:paraId="0B7937D9" w14:textId="77777777" w:rsidR="008623A5" w:rsidRPr="0034501F" w:rsidRDefault="008623A5" w:rsidP="00A246FC">
            <w:pPr>
              <w:spacing w:before="71"/>
              <w:ind w:left="58"/>
              <w:rPr>
                <w:rFonts w:ascii="Arial" w:eastAsia="Arial" w:hAnsi="Arial" w:cs="Arial"/>
                <w:b/>
                <w:sz w:val="19"/>
              </w:rPr>
            </w:pPr>
            <w:r w:rsidRPr="0034501F">
              <w:rPr>
                <w:rFonts w:ascii="Arial" w:eastAsia="Arial" w:hAnsi="Arial" w:cs="Arial"/>
                <w:b/>
                <w:color w:val="FFFFFF"/>
                <w:spacing w:val="-5"/>
                <w:sz w:val="19"/>
              </w:rPr>
              <w:t>ODA</w:t>
            </w:r>
          </w:p>
          <w:p w14:paraId="44602E96" w14:textId="77777777" w:rsidR="008623A5" w:rsidRPr="0034501F" w:rsidRDefault="008623A5" w:rsidP="00A246FC">
            <w:pPr>
              <w:spacing w:before="67"/>
              <w:ind w:left="58"/>
              <w:rPr>
                <w:rFonts w:ascii="Arial" w:eastAsia="Arial" w:hAnsi="Arial" w:cs="Arial"/>
                <w:b/>
                <w:sz w:val="19"/>
              </w:rPr>
            </w:pPr>
            <w:r w:rsidRPr="0034501F">
              <w:rPr>
                <w:rFonts w:ascii="Arial" w:eastAsia="Arial" w:hAnsi="Arial" w:cs="Arial"/>
                <w:b/>
                <w:color w:val="FFFFFF"/>
                <w:spacing w:val="-5"/>
                <w:sz w:val="19"/>
              </w:rPr>
              <w:t>Qty</w:t>
            </w:r>
          </w:p>
        </w:tc>
        <w:tc>
          <w:tcPr>
            <w:tcW w:w="1291" w:type="dxa"/>
            <w:shd w:val="clear" w:color="auto" w:fill="12377C"/>
          </w:tcPr>
          <w:p w14:paraId="38E81785" w14:textId="77777777" w:rsidR="008623A5" w:rsidRPr="0034501F" w:rsidRDefault="008623A5" w:rsidP="00A246FC">
            <w:pPr>
              <w:spacing w:before="211"/>
              <w:ind w:left="52"/>
              <w:rPr>
                <w:rFonts w:ascii="Arial" w:eastAsia="Arial" w:hAnsi="Arial" w:cs="Arial"/>
                <w:b/>
                <w:sz w:val="19"/>
              </w:rPr>
            </w:pPr>
            <w:r w:rsidRPr="0034501F">
              <w:rPr>
                <w:rFonts w:ascii="Arial" w:eastAsia="Arial" w:hAnsi="Arial" w:cs="Arial"/>
                <w:b/>
                <w:color w:val="FFFFFF"/>
                <w:spacing w:val="-10"/>
                <w:sz w:val="19"/>
              </w:rPr>
              <w:t>Start</w:t>
            </w:r>
            <w:r w:rsidRPr="0034501F">
              <w:rPr>
                <w:rFonts w:ascii="Arial" w:eastAsia="Arial" w:hAnsi="Arial" w:cs="Arial"/>
                <w:b/>
                <w:color w:val="FFFFFF"/>
                <w:spacing w:val="-12"/>
                <w:sz w:val="19"/>
              </w:rPr>
              <w:t xml:space="preserve"> </w:t>
            </w:r>
            <w:r w:rsidRPr="0034501F">
              <w:rPr>
                <w:rFonts w:ascii="Arial" w:eastAsia="Arial" w:hAnsi="Arial" w:cs="Arial"/>
                <w:b/>
                <w:color w:val="FFFFFF"/>
                <w:spacing w:val="-4"/>
                <w:sz w:val="19"/>
              </w:rPr>
              <w:t>Date</w:t>
            </w:r>
          </w:p>
        </w:tc>
        <w:tc>
          <w:tcPr>
            <w:tcW w:w="1276" w:type="dxa"/>
            <w:shd w:val="clear" w:color="auto" w:fill="12377C"/>
          </w:tcPr>
          <w:p w14:paraId="3ADB19CA" w14:textId="77777777" w:rsidR="008623A5" w:rsidRPr="0034501F" w:rsidRDefault="008623A5" w:rsidP="00A246FC">
            <w:pPr>
              <w:spacing w:before="211"/>
              <w:ind w:left="50"/>
              <w:rPr>
                <w:rFonts w:ascii="Arial" w:eastAsia="Arial" w:hAnsi="Arial" w:cs="Arial"/>
                <w:b/>
                <w:sz w:val="19"/>
              </w:rPr>
            </w:pPr>
            <w:r w:rsidRPr="0034501F">
              <w:rPr>
                <w:rFonts w:ascii="Arial" w:eastAsia="Arial" w:hAnsi="Arial" w:cs="Arial"/>
                <w:b/>
                <w:color w:val="FFFFFF"/>
                <w:sz w:val="19"/>
              </w:rPr>
              <w:t>End</w:t>
            </w:r>
            <w:r w:rsidRPr="0034501F">
              <w:rPr>
                <w:rFonts w:ascii="Arial" w:eastAsia="Arial" w:hAnsi="Arial" w:cs="Arial"/>
                <w:b/>
                <w:color w:val="FFFFFF"/>
                <w:spacing w:val="-13"/>
                <w:sz w:val="19"/>
              </w:rPr>
              <w:t xml:space="preserve"> </w:t>
            </w:r>
            <w:r w:rsidRPr="0034501F">
              <w:rPr>
                <w:rFonts w:ascii="Arial" w:eastAsia="Arial" w:hAnsi="Arial" w:cs="Arial"/>
                <w:b/>
                <w:color w:val="FFFFFF"/>
                <w:spacing w:val="-4"/>
                <w:sz w:val="19"/>
              </w:rPr>
              <w:t>Date</w:t>
            </w:r>
          </w:p>
        </w:tc>
      </w:tr>
      <w:tr w:rsidR="008623A5" w:rsidRPr="0034501F" w14:paraId="38D9EAE0" w14:textId="77777777" w:rsidTr="00E97DB7">
        <w:trPr>
          <w:trHeight w:val="640"/>
        </w:trPr>
        <w:tc>
          <w:tcPr>
            <w:tcW w:w="1833" w:type="dxa"/>
            <w:shd w:val="clear" w:color="auto" w:fill="F3F3EF"/>
          </w:tcPr>
          <w:p w14:paraId="7F4DFAF2" w14:textId="77777777" w:rsidR="008623A5" w:rsidRPr="0034501F" w:rsidRDefault="008623A5" w:rsidP="00A246FC">
            <w:pPr>
              <w:spacing w:before="72"/>
              <w:ind w:left="70"/>
              <w:rPr>
                <w:rFonts w:ascii="Arial" w:eastAsia="Arial" w:hAnsi="Arial" w:cs="Arial"/>
                <w:sz w:val="19"/>
              </w:rPr>
            </w:pPr>
            <w:r w:rsidRPr="0034501F">
              <w:rPr>
                <w:rFonts w:ascii="Arial" w:eastAsia="Arial" w:hAnsi="Arial" w:cs="Arial"/>
                <w:spacing w:val="-2"/>
                <w:sz w:val="19"/>
              </w:rPr>
              <w:t>RSA-0012000</w:t>
            </w:r>
          </w:p>
        </w:tc>
        <w:tc>
          <w:tcPr>
            <w:tcW w:w="2660" w:type="dxa"/>
            <w:shd w:val="clear" w:color="auto" w:fill="F3F3EF"/>
          </w:tcPr>
          <w:p w14:paraId="6DA10209" w14:textId="77777777" w:rsidR="008623A5" w:rsidRPr="0034501F" w:rsidRDefault="008623A5" w:rsidP="00A246FC">
            <w:pPr>
              <w:spacing w:before="5" w:line="280" w:lineRule="atLeast"/>
              <w:ind w:left="69"/>
              <w:rPr>
                <w:rFonts w:ascii="Arial" w:eastAsia="Arial" w:hAnsi="Arial" w:cs="Arial"/>
                <w:sz w:val="19"/>
              </w:rPr>
            </w:pPr>
            <w:r w:rsidRPr="0034501F">
              <w:rPr>
                <w:rFonts w:ascii="Arial" w:eastAsia="Arial" w:hAnsi="Arial" w:cs="Arial"/>
                <w:sz w:val="19"/>
              </w:rPr>
              <w:t>Archer</w:t>
            </w:r>
            <w:r w:rsidRPr="0034501F">
              <w:rPr>
                <w:rFonts w:ascii="Arial" w:eastAsia="Arial" w:hAnsi="Arial" w:cs="Arial"/>
                <w:spacing w:val="-14"/>
                <w:sz w:val="19"/>
              </w:rPr>
              <w:t xml:space="preserve"> </w:t>
            </w:r>
            <w:r w:rsidRPr="0034501F">
              <w:rPr>
                <w:rFonts w:ascii="Arial" w:eastAsia="Arial" w:hAnsi="Arial" w:cs="Arial"/>
                <w:sz w:val="19"/>
              </w:rPr>
              <w:t>Term/Perp</w:t>
            </w:r>
            <w:r w:rsidRPr="0034501F">
              <w:rPr>
                <w:rFonts w:ascii="Arial" w:eastAsia="Arial" w:hAnsi="Arial" w:cs="Arial"/>
                <w:spacing w:val="-13"/>
                <w:sz w:val="19"/>
              </w:rPr>
              <w:t xml:space="preserve"> </w:t>
            </w:r>
            <w:r w:rsidRPr="0034501F">
              <w:rPr>
                <w:rFonts w:ascii="Arial" w:eastAsia="Arial" w:hAnsi="Arial" w:cs="Arial"/>
                <w:sz w:val="19"/>
              </w:rPr>
              <w:t xml:space="preserve">Subscription </w:t>
            </w:r>
            <w:r w:rsidRPr="0034501F">
              <w:rPr>
                <w:rFonts w:ascii="Arial" w:eastAsia="Arial" w:hAnsi="Arial" w:cs="Arial"/>
                <w:spacing w:val="-2"/>
                <w:sz w:val="19"/>
              </w:rPr>
              <w:t>Bundle</w:t>
            </w:r>
          </w:p>
        </w:tc>
        <w:tc>
          <w:tcPr>
            <w:tcW w:w="1197" w:type="dxa"/>
            <w:shd w:val="clear" w:color="auto" w:fill="F3F3EF"/>
          </w:tcPr>
          <w:p w14:paraId="54D8083B" w14:textId="77777777" w:rsidR="008623A5" w:rsidRPr="0034501F" w:rsidRDefault="008623A5" w:rsidP="00A246FC">
            <w:pPr>
              <w:spacing w:before="67"/>
              <w:ind w:right="40"/>
              <w:jc w:val="right"/>
              <w:rPr>
                <w:rFonts w:ascii="Arial" w:eastAsia="Arial" w:hAnsi="Arial" w:cs="Arial"/>
                <w:sz w:val="19"/>
              </w:rPr>
            </w:pPr>
            <w:r w:rsidRPr="0034501F">
              <w:rPr>
                <w:rFonts w:ascii="Arial" w:eastAsia="Arial" w:hAnsi="Arial" w:cs="Arial"/>
                <w:sz w:val="19"/>
              </w:rPr>
              <w:t>Per</w:t>
            </w:r>
            <w:r w:rsidRPr="0034501F">
              <w:rPr>
                <w:rFonts w:ascii="Arial" w:eastAsia="Arial" w:hAnsi="Arial" w:cs="Arial"/>
                <w:spacing w:val="13"/>
                <w:sz w:val="19"/>
              </w:rPr>
              <w:t xml:space="preserve"> </w:t>
            </w:r>
            <w:r w:rsidRPr="0034501F">
              <w:rPr>
                <w:rFonts w:ascii="Arial" w:eastAsia="Arial" w:hAnsi="Arial" w:cs="Arial"/>
                <w:spacing w:val="-2"/>
                <w:sz w:val="19"/>
              </w:rPr>
              <w:t>instance</w:t>
            </w:r>
          </w:p>
        </w:tc>
        <w:tc>
          <w:tcPr>
            <w:tcW w:w="831" w:type="dxa"/>
            <w:shd w:val="clear" w:color="auto" w:fill="F3F3EF"/>
          </w:tcPr>
          <w:p w14:paraId="7EC0AE19" w14:textId="77777777" w:rsidR="008623A5" w:rsidRPr="0034501F" w:rsidRDefault="008623A5" w:rsidP="00A246FC">
            <w:pPr>
              <w:spacing w:before="72"/>
              <w:ind w:right="91"/>
              <w:jc w:val="right"/>
              <w:rPr>
                <w:rFonts w:ascii="Arial" w:eastAsia="Arial" w:hAnsi="Arial" w:cs="Arial"/>
                <w:sz w:val="19"/>
              </w:rPr>
            </w:pPr>
            <w:r w:rsidRPr="0034501F">
              <w:rPr>
                <w:rFonts w:ascii="Arial" w:eastAsia="Arial" w:hAnsi="Arial" w:cs="Arial"/>
                <w:spacing w:val="-10"/>
                <w:sz w:val="19"/>
              </w:rPr>
              <w:t>1</w:t>
            </w:r>
          </w:p>
        </w:tc>
        <w:tc>
          <w:tcPr>
            <w:tcW w:w="982" w:type="dxa"/>
            <w:shd w:val="clear" w:color="auto" w:fill="F3F3EF"/>
          </w:tcPr>
          <w:p w14:paraId="40E40026" w14:textId="77777777" w:rsidR="008623A5" w:rsidRPr="0034501F" w:rsidRDefault="008623A5" w:rsidP="00A246FC">
            <w:pPr>
              <w:spacing w:before="72"/>
              <w:ind w:right="70"/>
              <w:jc w:val="right"/>
              <w:rPr>
                <w:rFonts w:ascii="Arial" w:eastAsia="Arial" w:hAnsi="Arial" w:cs="Arial"/>
                <w:sz w:val="19"/>
              </w:rPr>
            </w:pPr>
            <w:r w:rsidRPr="0034501F">
              <w:rPr>
                <w:rFonts w:ascii="Arial" w:eastAsia="Arial" w:hAnsi="Arial" w:cs="Arial"/>
                <w:spacing w:val="-10"/>
                <w:w w:val="110"/>
                <w:sz w:val="19"/>
              </w:rPr>
              <w:t>1</w:t>
            </w:r>
          </w:p>
        </w:tc>
        <w:tc>
          <w:tcPr>
            <w:tcW w:w="693" w:type="dxa"/>
            <w:shd w:val="clear" w:color="auto" w:fill="F3F3EF"/>
          </w:tcPr>
          <w:p w14:paraId="05E69071" w14:textId="77777777" w:rsidR="008623A5" w:rsidRPr="0034501F" w:rsidRDefault="008623A5" w:rsidP="00A246FC">
            <w:pPr>
              <w:spacing w:before="72"/>
              <w:ind w:right="83"/>
              <w:jc w:val="right"/>
              <w:rPr>
                <w:rFonts w:ascii="Arial" w:eastAsia="Arial" w:hAnsi="Arial" w:cs="Arial"/>
                <w:sz w:val="19"/>
              </w:rPr>
            </w:pPr>
            <w:r w:rsidRPr="0034501F">
              <w:rPr>
                <w:rFonts w:ascii="Arial" w:eastAsia="Arial" w:hAnsi="Arial" w:cs="Arial"/>
                <w:spacing w:val="-10"/>
                <w:w w:val="110"/>
                <w:sz w:val="19"/>
              </w:rPr>
              <w:t>0</w:t>
            </w:r>
          </w:p>
        </w:tc>
        <w:tc>
          <w:tcPr>
            <w:tcW w:w="1291" w:type="dxa"/>
            <w:shd w:val="clear" w:color="auto" w:fill="F3F3EF"/>
          </w:tcPr>
          <w:p w14:paraId="79400255" w14:textId="77777777" w:rsidR="008623A5" w:rsidRPr="0034501F" w:rsidRDefault="008623A5" w:rsidP="00A246FC">
            <w:pPr>
              <w:spacing w:before="72"/>
              <w:ind w:left="52"/>
              <w:rPr>
                <w:rFonts w:ascii="Arial" w:eastAsia="Arial" w:hAnsi="Arial" w:cs="Arial"/>
                <w:sz w:val="19"/>
              </w:rPr>
            </w:pPr>
            <w:r w:rsidRPr="0034501F">
              <w:rPr>
                <w:rFonts w:ascii="Arial" w:eastAsia="Arial" w:hAnsi="Arial" w:cs="Arial"/>
                <w:sz w:val="19"/>
              </w:rPr>
              <w:t>Oct</w:t>
            </w:r>
            <w:r w:rsidRPr="0034501F">
              <w:rPr>
                <w:rFonts w:ascii="Arial" w:eastAsia="Arial" w:hAnsi="Arial" w:cs="Arial"/>
                <w:spacing w:val="23"/>
                <w:sz w:val="19"/>
              </w:rPr>
              <w:t xml:space="preserve"> </w:t>
            </w:r>
            <w:r w:rsidRPr="0034501F">
              <w:rPr>
                <w:rFonts w:ascii="Arial" w:eastAsia="Arial" w:hAnsi="Arial" w:cs="Arial"/>
                <w:sz w:val="19"/>
              </w:rPr>
              <w:t>15,</w:t>
            </w:r>
            <w:r w:rsidRPr="0034501F">
              <w:rPr>
                <w:rFonts w:ascii="Arial" w:eastAsia="Arial" w:hAnsi="Arial" w:cs="Arial"/>
                <w:spacing w:val="-6"/>
                <w:sz w:val="19"/>
              </w:rPr>
              <w:t xml:space="preserve"> </w:t>
            </w:r>
            <w:r w:rsidRPr="0034501F">
              <w:rPr>
                <w:rFonts w:ascii="Arial" w:eastAsia="Arial" w:hAnsi="Arial" w:cs="Arial"/>
                <w:spacing w:val="-4"/>
                <w:sz w:val="19"/>
              </w:rPr>
              <w:t>2026</w:t>
            </w:r>
          </w:p>
        </w:tc>
        <w:tc>
          <w:tcPr>
            <w:tcW w:w="1276" w:type="dxa"/>
            <w:shd w:val="clear" w:color="auto" w:fill="F3F3EF"/>
          </w:tcPr>
          <w:p w14:paraId="27A67B6E" w14:textId="77777777" w:rsidR="008623A5" w:rsidRPr="0034501F" w:rsidRDefault="008623A5" w:rsidP="00A246FC">
            <w:pPr>
              <w:spacing w:before="72"/>
              <w:ind w:left="50"/>
              <w:rPr>
                <w:rFonts w:ascii="Arial" w:eastAsia="Arial" w:hAnsi="Arial" w:cs="Arial"/>
                <w:sz w:val="19"/>
              </w:rPr>
            </w:pPr>
            <w:r w:rsidRPr="0034501F">
              <w:rPr>
                <w:rFonts w:ascii="Arial" w:eastAsia="Arial" w:hAnsi="Arial" w:cs="Arial"/>
                <w:spacing w:val="-2"/>
                <w:sz w:val="19"/>
              </w:rPr>
              <w:t>Oct</w:t>
            </w:r>
            <w:r w:rsidRPr="0034501F">
              <w:rPr>
                <w:rFonts w:ascii="Arial" w:eastAsia="Arial" w:hAnsi="Arial" w:cs="Arial"/>
                <w:spacing w:val="-11"/>
                <w:sz w:val="19"/>
              </w:rPr>
              <w:t xml:space="preserve"> </w:t>
            </w:r>
            <w:r w:rsidRPr="0034501F">
              <w:rPr>
                <w:rFonts w:ascii="Arial" w:eastAsia="Arial" w:hAnsi="Arial" w:cs="Arial"/>
                <w:spacing w:val="-2"/>
                <w:sz w:val="19"/>
              </w:rPr>
              <w:t>14,</w:t>
            </w:r>
            <w:r w:rsidRPr="0034501F">
              <w:rPr>
                <w:rFonts w:ascii="Arial" w:eastAsia="Arial" w:hAnsi="Arial" w:cs="Arial"/>
                <w:spacing w:val="-5"/>
                <w:sz w:val="19"/>
              </w:rPr>
              <w:t xml:space="preserve"> </w:t>
            </w:r>
            <w:r w:rsidRPr="0034501F">
              <w:rPr>
                <w:rFonts w:ascii="Arial" w:eastAsia="Arial" w:hAnsi="Arial" w:cs="Arial"/>
                <w:spacing w:val="-4"/>
                <w:sz w:val="19"/>
              </w:rPr>
              <w:t>2029</w:t>
            </w:r>
          </w:p>
        </w:tc>
      </w:tr>
      <w:tr w:rsidR="008623A5" w:rsidRPr="0034501F" w14:paraId="5FE90848" w14:textId="77777777" w:rsidTr="00E97DB7">
        <w:trPr>
          <w:trHeight w:val="645"/>
        </w:trPr>
        <w:tc>
          <w:tcPr>
            <w:tcW w:w="1833" w:type="dxa"/>
          </w:tcPr>
          <w:p w14:paraId="1B146AE5" w14:textId="77777777" w:rsidR="008623A5" w:rsidRPr="0034501F" w:rsidRDefault="008623A5" w:rsidP="00A246FC">
            <w:pPr>
              <w:spacing w:before="71"/>
              <w:ind w:left="70"/>
              <w:rPr>
                <w:rFonts w:ascii="Arial" w:eastAsia="Arial" w:hAnsi="Arial" w:cs="Arial"/>
                <w:sz w:val="19"/>
              </w:rPr>
            </w:pPr>
            <w:r w:rsidRPr="0034501F">
              <w:rPr>
                <w:rFonts w:ascii="Arial" w:eastAsia="Arial" w:hAnsi="Arial" w:cs="Arial"/>
                <w:spacing w:val="-10"/>
                <w:sz w:val="19"/>
              </w:rPr>
              <w:t>GRC-CTRLPRG-S</w:t>
            </w:r>
          </w:p>
        </w:tc>
        <w:tc>
          <w:tcPr>
            <w:tcW w:w="2660" w:type="dxa"/>
          </w:tcPr>
          <w:p w14:paraId="79558CA9" w14:textId="77777777" w:rsidR="008623A5" w:rsidRPr="0034501F" w:rsidRDefault="008623A5" w:rsidP="00A246FC">
            <w:pPr>
              <w:spacing w:before="10" w:line="280" w:lineRule="atLeast"/>
              <w:ind w:left="69"/>
              <w:rPr>
                <w:rFonts w:ascii="Arial" w:eastAsia="Arial" w:hAnsi="Arial" w:cs="Arial"/>
                <w:sz w:val="19"/>
              </w:rPr>
            </w:pPr>
            <w:r w:rsidRPr="0034501F">
              <w:rPr>
                <w:rFonts w:ascii="Arial" w:eastAsia="Arial" w:hAnsi="Arial" w:cs="Arial"/>
                <w:sz w:val="19"/>
              </w:rPr>
              <w:t>Controls</w:t>
            </w:r>
            <w:r w:rsidRPr="0034501F">
              <w:rPr>
                <w:rFonts w:ascii="Arial" w:eastAsia="Arial" w:hAnsi="Arial" w:cs="Arial"/>
                <w:spacing w:val="-14"/>
                <w:sz w:val="19"/>
              </w:rPr>
              <w:t xml:space="preserve"> </w:t>
            </w:r>
            <w:r w:rsidRPr="0034501F">
              <w:rPr>
                <w:rFonts w:ascii="Arial" w:eastAsia="Arial" w:hAnsi="Arial" w:cs="Arial"/>
                <w:sz w:val="19"/>
              </w:rPr>
              <w:t>Assurance</w:t>
            </w:r>
            <w:r w:rsidRPr="0034501F">
              <w:rPr>
                <w:rFonts w:ascii="Arial" w:eastAsia="Arial" w:hAnsi="Arial" w:cs="Arial"/>
                <w:spacing w:val="-13"/>
                <w:sz w:val="19"/>
              </w:rPr>
              <w:t xml:space="preserve"> </w:t>
            </w:r>
            <w:r w:rsidRPr="0034501F">
              <w:rPr>
                <w:rFonts w:ascii="Arial" w:eastAsia="Arial" w:hAnsi="Arial" w:cs="Arial"/>
                <w:sz w:val="19"/>
              </w:rPr>
              <w:t xml:space="preserve">Program </w:t>
            </w:r>
            <w:r w:rsidRPr="0034501F">
              <w:rPr>
                <w:rFonts w:ascii="Arial" w:eastAsia="Arial" w:hAnsi="Arial" w:cs="Arial"/>
                <w:spacing w:val="-2"/>
                <w:sz w:val="19"/>
              </w:rPr>
              <w:t>Management</w:t>
            </w:r>
          </w:p>
        </w:tc>
        <w:tc>
          <w:tcPr>
            <w:tcW w:w="1197" w:type="dxa"/>
          </w:tcPr>
          <w:p w14:paraId="62021572" w14:textId="77777777" w:rsidR="008623A5" w:rsidRPr="0034501F" w:rsidRDefault="008623A5" w:rsidP="00A246FC">
            <w:pPr>
              <w:spacing w:before="71"/>
              <w:ind w:left="94" w:firstLine="295"/>
              <w:rPr>
                <w:rFonts w:ascii="Arial" w:eastAsia="Arial" w:hAnsi="Arial" w:cs="Arial"/>
                <w:sz w:val="19"/>
              </w:rPr>
            </w:pPr>
            <w:r w:rsidRPr="0034501F">
              <w:rPr>
                <w:rFonts w:ascii="Arial" w:eastAsia="Arial" w:hAnsi="Arial" w:cs="Arial"/>
                <w:sz w:val="19"/>
              </w:rPr>
              <w:t>Per</w:t>
            </w:r>
            <w:r w:rsidRPr="0034501F">
              <w:rPr>
                <w:rFonts w:ascii="Arial" w:eastAsia="Arial" w:hAnsi="Arial" w:cs="Arial"/>
                <w:spacing w:val="-14"/>
                <w:sz w:val="19"/>
              </w:rPr>
              <w:t xml:space="preserve"> </w:t>
            </w:r>
            <w:r w:rsidRPr="0034501F">
              <w:rPr>
                <w:rFonts w:ascii="Arial" w:eastAsia="Arial" w:hAnsi="Arial" w:cs="Arial"/>
                <w:sz w:val="19"/>
              </w:rPr>
              <w:t xml:space="preserve">100 </w:t>
            </w:r>
            <w:r w:rsidRPr="0034501F">
              <w:rPr>
                <w:rFonts w:ascii="Arial" w:eastAsia="Arial" w:hAnsi="Arial" w:cs="Arial"/>
                <w:spacing w:val="-2"/>
                <w:sz w:val="19"/>
              </w:rPr>
              <w:t>Employees</w:t>
            </w:r>
          </w:p>
        </w:tc>
        <w:tc>
          <w:tcPr>
            <w:tcW w:w="831" w:type="dxa"/>
          </w:tcPr>
          <w:p w14:paraId="04FD9F64" w14:textId="77777777" w:rsidR="008623A5" w:rsidRPr="0034501F" w:rsidRDefault="008623A5" w:rsidP="00A246FC">
            <w:pPr>
              <w:spacing w:before="71"/>
              <w:ind w:right="102"/>
              <w:jc w:val="right"/>
              <w:rPr>
                <w:rFonts w:ascii="Arial" w:eastAsia="Arial" w:hAnsi="Arial" w:cs="Arial"/>
                <w:sz w:val="19"/>
              </w:rPr>
            </w:pPr>
            <w:r w:rsidRPr="0034501F">
              <w:rPr>
                <w:rFonts w:ascii="Arial" w:eastAsia="Arial" w:hAnsi="Arial" w:cs="Arial"/>
                <w:spacing w:val="-2"/>
                <w:sz w:val="19"/>
              </w:rPr>
              <w:t>3,000</w:t>
            </w:r>
          </w:p>
        </w:tc>
        <w:tc>
          <w:tcPr>
            <w:tcW w:w="982" w:type="dxa"/>
          </w:tcPr>
          <w:p w14:paraId="10D8852A" w14:textId="77777777" w:rsidR="008623A5" w:rsidRPr="0034501F" w:rsidRDefault="008623A5" w:rsidP="00A246FC">
            <w:pPr>
              <w:spacing w:before="71"/>
              <w:ind w:right="99"/>
              <w:jc w:val="right"/>
              <w:rPr>
                <w:rFonts w:ascii="Arial" w:eastAsia="Arial" w:hAnsi="Arial" w:cs="Arial"/>
                <w:sz w:val="19"/>
              </w:rPr>
            </w:pPr>
            <w:r w:rsidRPr="0034501F">
              <w:rPr>
                <w:rFonts w:ascii="Arial" w:eastAsia="Arial" w:hAnsi="Arial" w:cs="Arial"/>
                <w:spacing w:val="-5"/>
                <w:w w:val="110"/>
                <w:sz w:val="19"/>
              </w:rPr>
              <w:t>30</w:t>
            </w:r>
          </w:p>
        </w:tc>
        <w:tc>
          <w:tcPr>
            <w:tcW w:w="693" w:type="dxa"/>
          </w:tcPr>
          <w:p w14:paraId="5D795AD2" w14:textId="77777777" w:rsidR="008623A5" w:rsidRPr="0034501F" w:rsidRDefault="008623A5" w:rsidP="00A246FC">
            <w:pPr>
              <w:spacing w:before="71"/>
              <w:ind w:right="83"/>
              <w:jc w:val="right"/>
              <w:rPr>
                <w:rFonts w:ascii="Arial" w:eastAsia="Arial" w:hAnsi="Arial" w:cs="Arial"/>
                <w:sz w:val="19"/>
              </w:rPr>
            </w:pPr>
            <w:r w:rsidRPr="0034501F">
              <w:rPr>
                <w:rFonts w:ascii="Arial" w:eastAsia="Arial" w:hAnsi="Arial" w:cs="Arial"/>
                <w:spacing w:val="-10"/>
                <w:w w:val="110"/>
                <w:sz w:val="19"/>
              </w:rPr>
              <w:t>0</w:t>
            </w:r>
          </w:p>
        </w:tc>
        <w:tc>
          <w:tcPr>
            <w:tcW w:w="1291" w:type="dxa"/>
          </w:tcPr>
          <w:p w14:paraId="139E1DD5" w14:textId="77777777" w:rsidR="008623A5" w:rsidRPr="0034501F" w:rsidRDefault="008623A5" w:rsidP="00A246FC">
            <w:pPr>
              <w:spacing w:before="71"/>
              <w:ind w:left="52"/>
              <w:rPr>
                <w:rFonts w:ascii="Arial" w:eastAsia="Arial" w:hAnsi="Arial" w:cs="Arial"/>
                <w:sz w:val="19"/>
              </w:rPr>
            </w:pPr>
            <w:r w:rsidRPr="0034501F">
              <w:rPr>
                <w:rFonts w:ascii="Arial" w:eastAsia="Arial" w:hAnsi="Arial" w:cs="Arial"/>
                <w:sz w:val="19"/>
              </w:rPr>
              <w:t>Oct</w:t>
            </w:r>
            <w:r w:rsidRPr="0034501F">
              <w:rPr>
                <w:rFonts w:ascii="Arial" w:eastAsia="Arial" w:hAnsi="Arial" w:cs="Arial"/>
                <w:spacing w:val="23"/>
                <w:sz w:val="19"/>
              </w:rPr>
              <w:t xml:space="preserve"> </w:t>
            </w:r>
            <w:r w:rsidRPr="0034501F">
              <w:rPr>
                <w:rFonts w:ascii="Arial" w:eastAsia="Arial" w:hAnsi="Arial" w:cs="Arial"/>
                <w:sz w:val="19"/>
              </w:rPr>
              <w:t>15,</w:t>
            </w:r>
            <w:r w:rsidRPr="0034501F">
              <w:rPr>
                <w:rFonts w:ascii="Arial" w:eastAsia="Arial" w:hAnsi="Arial" w:cs="Arial"/>
                <w:spacing w:val="-6"/>
                <w:sz w:val="19"/>
              </w:rPr>
              <w:t xml:space="preserve"> </w:t>
            </w:r>
            <w:r w:rsidRPr="0034501F">
              <w:rPr>
                <w:rFonts w:ascii="Arial" w:eastAsia="Arial" w:hAnsi="Arial" w:cs="Arial"/>
                <w:spacing w:val="-4"/>
                <w:sz w:val="19"/>
              </w:rPr>
              <w:t>2026</w:t>
            </w:r>
          </w:p>
        </w:tc>
        <w:tc>
          <w:tcPr>
            <w:tcW w:w="1276" w:type="dxa"/>
          </w:tcPr>
          <w:p w14:paraId="33EB2B4D" w14:textId="77777777" w:rsidR="008623A5" w:rsidRPr="0034501F" w:rsidRDefault="008623A5" w:rsidP="00A246FC">
            <w:pPr>
              <w:spacing w:before="71"/>
              <w:ind w:left="50"/>
              <w:rPr>
                <w:rFonts w:ascii="Arial" w:eastAsia="Arial" w:hAnsi="Arial" w:cs="Arial"/>
                <w:sz w:val="19"/>
              </w:rPr>
            </w:pPr>
            <w:r w:rsidRPr="0034501F">
              <w:rPr>
                <w:rFonts w:ascii="Arial" w:eastAsia="Arial" w:hAnsi="Arial" w:cs="Arial"/>
                <w:spacing w:val="-2"/>
                <w:sz w:val="19"/>
              </w:rPr>
              <w:t>Oct</w:t>
            </w:r>
            <w:r w:rsidRPr="0034501F">
              <w:rPr>
                <w:rFonts w:ascii="Arial" w:eastAsia="Arial" w:hAnsi="Arial" w:cs="Arial"/>
                <w:spacing w:val="-11"/>
                <w:sz w:val="19"/>
              </w:rPr>
              <w:t xml:space="preserve"> </w:t>
            </w:r>
            <w:r w:rsidRPr="0034501F">
              <w:rPr>
                <w:rFonts w:ascii="Arial" w:eastAsia="Arial" w:hAnsi="Arial" w:cs="Arial"/>
                <w:spacing w:val="-2"/>
                <w:sz w:val="19"/>
              </w:rPr>
              <w:t>14,</w:t>
            </w:r>
            <w:r w:rsidRPr="0034501F">
              <w:rPr>
                <w:rFonts w:ascii="Arial" w:eastAsia="Arial" w:hAnsi="Arial" w:cs="Arial"/>
                <w:spacing w:val="-5"/>
                <w:sz w:val="19"/>
              </w:rPr>
              <w:t xml:space="preserve"> </w:t>
            </w:r>
            <w:r w:rsidRPr="0034501F">
              <w:rPr>
                <w:rFonts w:ascii="Arial" w:eastAsia="Arial" w:hAnsi="Arial" w:cs="Arial"/>
                <w:spacing w:val="-4"/>
                <w:sz w:val="19"/>
              </w:rPr>
              <w:t>2029</w:t>
            </w:r>
          </w:p>
        </w:tc>
      </w:tr>
      <w:tr w:rsidR="008623A5" w:rsidRPr="0034501F" w14:paraId="212D82F2" w14:textId="77777777" w:rsidTr="00E97DB7">
        <w:trPr>
          <w:trHeight w:val="725"/>
        </w:trPr>
        <w:tc>
          <w:tcPr>
            <w:tcW w:w="1833" w:type="dxa"/>
            <w:shd w:val="clear" w:color="auto" w:fill="F3F3EF"/>
          </w:tcPr>
          <w:p w14:paraId="09EF8DCC" w14:textId="77777777" w:rsidR="008623A5" w:rsidRPr="0034501F" w:rsidRDefault="008623A5" w:rsidP="00A246FC">
            <w:pPr>
              <w:spacing w:before="71"/>
              <w:ind w:left="70"/>
              <w:rPr>
                <w:rFonts w:ascii="Arial" w:eastAsia="Arial" w:hAnsi="Arial" w:cs="Arial"/>
                <w:sz w:val="19"/>
              </w:rPr>
            </w:pPr>
            <w:r w:rsidRPr="0034501F">
              <w:rPr>
                <w:rFonts w:ascii="Arial" w:eastAsia="Arial" w:hAnsi="Arial" w:cs="Arial"/>
                <w:spacing w:val="-4"/>
                <w:sz w:val="19"/>
              </w:rPr>
              <w:t>GRC-ODA-</w:t>
            </w:r>
            <w:r w:rsidRPr="0034501F">
              <w:rPr>
                <w:rFonts w:ascii="Arial" w:eastAsia="Arial" w:hAnsi="Arial" w:cs="Arial"/>
                <w:spacing w:val="-10"/>
                <w:sz w:val="19"/>
              </w:rPr>
              <w:t>S</w:t>
            </w:r>
          </w:p>
        </w:tc>
        <w:tc>
          <w:tcPr>
            <w:tcW w:w="2660" w:type="dxa"/>
            <w:shd w:val="clear" w:color="auto" w:fill="F3F3EF"/>
          </w:tcPr>
          <w:p w14:paraId="461F8434" w14:textId="77777777" w:rsidR="008623A5" w:rsidRPr="0034501F" w:rsidRDefault="008623A5" w:rsidP="00A246FC">
            <w:pPr>
              <w:spacing w:before="71" w:line="307" w:lineRule="auto"/>
              <w:ind w:left="69" w:right="734"/>
              <w:rPr>
                <w:rFonts w:ascii="Arial" w:eastAsia="Arial" w:hAnsi="Arial" w:cs="Arial"/>
                <w:sz w:val="19"/>
              </w:rPr>
            </w:pPr>
            <w:r w:rsidRPr="0034501F">
              <w:rPr>
                <w:rFonts w:ascii="Arial" w:eastAsia="Arial" w:hAnsi="Arial" w:cs="Arial"/>
                <w:sz w:val="19"/>
              </w:rPr>
              <w:t>On-Demand</w:t>
            </w:r>
            <w:r w:rsidRPr="0034501F">
              <w:rPr>
                <w:rFonts w:ascii="Arial" w:eastAsia="Arial" w:hAnsi="Arial" w:cs="Arial"/>
                <w:spacing w:val="-14"/>
                <w:sz w:val="19"/>
              </w:rPr>
              <w:t xml:space="preserve"> </w:t>
            </w:r>
            <w:r w:rsidRPr="0034501F">
              <w:rPr>
                <w:rFonts w:ascii="Arial" w:eastAsia="Arial" w:hAnsi="Arial" w:cs="Arial"/>
                <w:sz w:val="19"/>
              </w:rPr>
              <w:t>Application Subscription Software</w:t>
            </w:r>
          </w:p>
        </w:tc>
        <w:tc>
          <w:tcPr>
            <w:tcW w:w="1197" w:type="dxa"/>
            <w:shd w:val="clear" w:color="auto" w:fill="F3F3EF"/>
          </w:tcPr>
          <w:p w14:paraId="421FA877" w14:textId="77777777" w:rsidR="008623A5" w:rsidRPr="0034501F" w:rsidRDefault="008623A5" w:rsidP="00A246FC">
            <w:pPr>
              <w:spacing w:before="80" w:line="228" w:lineRule="auto"/>
              <w:ind w:left="214" w:right="74" w:firstLine="260"/>
              <w:jc w:val="right"/>
              <w:rPr>
                <w:rFonts w:ascii="Arial" w:eastAsia="Arial" w:hAnsi="Arial" w:cs="Arial"/>
                <w:sz w:val="19"/>
              </w:rPr>
            </w:pPr>
            <w:r w:rsidRPr="0034501F">
              <w:rPr>
                <w:rFonts w:ascii="Arial" w:eastAsia="Arial" w:hAnsi="Arial" w:cs="Arial"/>
                <w:spacing w:val="-6"/>
                <w:sz w:val="19"/>
              </w:rPr>
              <w:t>Per</w:t>
            </w:r>
            <w:r w:rsidRPr="0034501F">
              <w:rPr>
                <w:rFonts w:ascii="Arial" w:eastAsia="Arial" w:hAnsi="Arial" w:cs="Arial"/>
                <w:spacing w:val="-14"/>
                <w:sz w:val="19"/>
              </w:rPr>
              <w:t xml:space="preserve"> </w:t>
            </w:r>
            <w:r w:rsidRPr="0034501F">
              <w:rPr>
                <w:rFonts w:ascii="Arial" w:eastAsia="Arial" w:hAnsi="Arial" w:cs="Arial"/>
                <w:spacing w:val="-6"/>
                <w:sz w:val="19"/>
              </w:rPr>
              <w:t xml:space="preserve">100 Employees </w:t>
            </w:r>
            <w:r w:rsidRPr="0034501F">
              <w:rPr>
                <w:rFonts w:ascii="Arial" w:eastAsia="Arial" w:hAnsi="Arial" w:cs="Arial"/>
                <w:sz w:val="19"/>
              </w:rPr>
              <w:t>per</w:t>
            </w:r>
            <w:r w:rsidRPr="0034501F">
              <w:rPr>
                <w:rFonts w:ascii="Arial" w:eastAsia="Arial" w:hAnsi="Arial" w:cs="Arial"/>
                <w:spacing w:val="-2"/>
                <w:sz w:val="19"/>
              </w:rPr>
              <w:t xml:space="preserve"> </w:t>
            </w:r>
            <w:r w:rsidRPr="0034501F">
              <w:rPr>
                <w:rFonts w:ascii="Arial" w:eastAsia="Arial" w:hAnsi="Arial" w:cs="Arial"/>
                <w:sz w:val="19"/>
              </w:rPr>
              <w:t>ODA</w:t>
            </w:r>
          </w:p>
        </w:tc>
        <w:tc>
          <w:tcPr>
            <w:tcW w:w="831" w:type="dxa"/>
            <w:shd w:val="clear" w:color="auto" w:fill="F3F3EF"/>
          </w:tcPr>
          <w:p w14:paraId="538EB472" w14:textId="77777777" w:rsidR="008623A5" w:rsidRPr="0034501F" w:rsidRDefault="008623A5" w:rsidP="00A246FC">
            <w:pPr>
              <w:spacing w:before="71"/>
              <w:ind w:right="92"/>
              <w:jc w:val="right"/>
              <w:rPr>
                <w:rFonts w:ascii="Arial" w:eastAsia="Arial" w:hAnsi="Arial" w:cs="Arial"/>
                <w:sz w:val="19"/>
              </w:rPr>
            </w:pPr>
            <w:r w:rsidRPr="0034501F">
              <w:rPr>
                <w:rFonts w:ascii="Arial" w:eastAsia="Arial" w:hAnsi="Arial" w:cs="Arial"/>
                <w:spacing w:val="-5"/>
                <w:sz w:val="19"/>
              </w:rPr>
              <w:t>180</w:t>
            </w:r>
          </w:p>
        </w:tc>
        <w:tc>
          <w:tcPr>
            <w:tcW w:w="982" w:type="dxa"/>
            <w:shd w:val="clear" w:color="auto" w:fill="F3F3EF"/>
          </w:tcPr>
          <w:p w14:paraId="24AD63BD" w14:textId="77777777" w:rsidR="008623A5" w:rsidRPr="0034501F" w:rsidRDefault="008623A5" w:rsidP="00A246FC">
            <w:pPr>
              <w:spacing w:before="71"/>
              <w:ind w:right="99"/>
              <w:jc w:val="right"/>
              <w:rPr>
                <w:rFonts w:ascii="Arial" w:eastAsia="Arial" w:hAnsi="Arial" w:cs="Arial"/>
                <w:sz w:val="19"/>
              </w:rPr>
            </w:pPr>
            <w:r w:rsidRPr="0034501F">
              <w:rPr>
                <w:rFonts w:ascii="Arial" w:eastAsia="Arial" w:hAnsi="Arial" w:cs="Arial"/>
                <w:spacing w:val="-5"/>
                <w:w w:val="110"/>
                <w:sz w:val="19"/>
              </w:rPr>
              <w:t>30</w:t>
            </w:r>
          </w:p>
        </w:tc>
        <w:tc>
          <w:tcPr>
            <w:tcW w:w="693" w:type="dxa"/>
            <w:shd w:val="clear" w:color="auto" w:fill="F3F3EF"/>
          </w:tcPr>
          <w:p w14:paraId="2AD819D6" w14:textId="77777777" w:rsidR="008623A5" w:rsidRPr="0034501F" w:rsidRDefault="008623A5" w:rsidP="00A246FC">
            <w:pPr>
              <w:spacing w:before="71"/>
              <w:ind w:right="84"/>
              <w:jc w:val="right"/>
              <w:rPr>
                <w:rFonts w:ascii="Arial" w:eastAsia="Arial" w:hAnsi="Arial" w:cs="Arial"/>
                <w:sz w:val="19"/>
              </w:rPr>
            </w:pPr>
            <w:r w:rsidRPr="0034501F">
              <w:rPr>
                <w:rFonts w:ascii="Arial" w:eastAsia="Arial" w:hAnsi="Arial" w:cs="Arial"/>
                <w:spacing w:val="-10"/>
                <w:w w:val="105"/>
                <w:sz w:val="19"/>
              </w:rPr>
              <w:t>6</w:t>
            </w:r>
          </w:p>
        </w:tc>
        <w:tc>
          <w:tcPr>
            <w:tcW w:w="1291" w:type="dxa"/>
            <w:shd w:val="clear" w:color="auto" w:fill="F3F3EF"/>
          </w:tcPr>
          <w:p w14:paraId="3F63E7DB" w14:textId="77777777" w:rsidR="008623A5" w:rsidRPr="0034501F" w:rsidRDefault="008623A5" w:rsidP="00A246FC">
            <w:pPr>
              <w:spacing w:before="71"/>
              <w:ind w:left="52"/>
              <w:rPr>
                <w:rFonts w:ascii="Arial" w:eastAsia="Arial" w:hAnsi="Arial" w:cs="Arial"/>
                <w:sz w:val="19"/>
              </w:rPr>
            </w:pPr>
            <w:r w:rsidRPr="0034501F">
              <w:rPr>
                <w:rFonts w:ascii="Arial" w:eastAsia="Arial" w:hAnsi="Arial" w:cs="Arial"/>
                <w:sz w:val="19"/>
              </w:rPr>
              <w:t>Oct</w:t>
            </w:r>
            <w:r w:rsidRPr="0034501F">
              <w:rPr>
                <w:rFonts w:ascii="Arial" w:eastAsia="Arial" w:hAnsi="Arial" w:cs="Arial"/>
                <w:spacing w:val="23"/>
                <w:sz w:val="19"/>
              </w:rPr>
              <w:t xml:space="preserve"> </w:t>
            </w:r>
            <w:r w:rsidRPr="0034501F">
              <w:rPr>
                <w:rFonts w:ascii="Arial" w:eastAsia="Arial" w:hAnsi="Arial" w:cs="Arial"/>
                <w:sz w:val="19"/>
              </w:rPr>
              <w:t>15,</w:t>
            </w:r>
            <w:r w:rsidRPr="0034501F">
              <w:rPr>
                <w:rFonts w:ascii="Arial" w:eastAsia="Arial" w:hAnsi="Arial" w:cs="Arial"/>
                <w:spacing w:val="-6"/>
                <w:sz w:val="19"/>
              </w:rPr>
              <w:t xml:space="preserve"> </w:t>
            </w:r>
            <w:r w:rsidRPr="0034501F">
              <w:rPr>
                <w:rFonts w:ascii="Arial" w:eastAsia="Arial" w:hAnsi="Arial" w:cs="Arial"/>
                <w:spacing w:val="-4"/>
                <w:sz w:val="19"/>
              </w:rPr>
              <w:t>2026</w:t>
            </w:r>
          </w:p>
        </w:tc>
        <w:tc>
          <w:tcPr>
            <w:tcW w:w="1276" w:type="dxa"/>
            <w:shd w:val="clear" w:color="auto" w:fill="F3F3EF"/>
          </w:tcPr>
          <w:p w14:paraId="76C2907A" w14:textId="77777777" w:rsidR="008623A5" w:rsidRPr="0034501F" w:rsidRDefault="008623A5" w:rsidP="00A246FC">
            <w:pPr>
              <w:spacing w:before="71"/>
              <w:ind w:left="50"/>
              <w:rPr>
                <w:rFonts w:ascii="Arial" w:eastAsia="Arial" w:hAnsi="Arial" w:cs="Arial"/>
                <w:sz w:val="19"/>
              </w:rPr>
            </w:pPr>
            <w:r w:rsidRPr="0034501F">
              <w:rPr>
                <w:rFonts w:ascii="Arial" w:eastAsia="Arial" w:hAnsi="Arial" w:cs="Arial"/>
                <w:spacing w:val="-2"/>
                <w:sz w:val="19"/>
              </w:rPr>
              <w:t>Oct</w:t>
            </w:r>
            <w:r w:rsidRPr="0034501F">
              <w:rPr>
                <w:rFonts w:ascii="Arial" w:eastAsia="Arial" w:hAnsi="Arial" w:cs="Arial"/>
                <w:spacing w:val="-11"/>
                <w:sz w:val="19"/>
              </w:rPr>
              <w:t xml:space="preserve"> </w:t>
            </w:r>
            <w:r w:rsidRPr="0034501F">
              <w:rPr>
                <w:rFonts w:ascii="Arial" w:eastAsia="Arial" w:hAnsi="Arial" w:cs="Arial"/>
                <w:spacing w:val="-2"/>
                <w:sz w:val="19"/>
              </w:rPr>
              <w:t>14,</w:t>
            </w:r>
            <w:r w:rsidRPr="0034501F">
              <w:rPr>
                <w:rFonts w:ascii="Arial" w:eastAsia="Arial" w:hAnsi="Arial" w:cs="Arial"/>
                <w:spacing w:val="-5"/>
                <w:sz w:val="19"/>
              </w:rPr>
              <w:t xml:space="preserve"> </w:t>
            </w:r>
            <w:r w:rsidRPr="0034501F">
              <w:rPr>
                <w:rFonts w:ascii="Arial" w:eastAsia="Arial" w:hAnsi="Arial" w:cs="Arial"/>
                <w:spacing w:val="-4"/>
                <w:sz w:val="19"/>
              </w:rPr>
              <w:t>2029</w:t>
            </w:r>
          </w:p>
        </w:tc>
      </w:tr>
      <w:tr w:rsidR="008623A5" w:rsidRPr="0034501F" w14:paraId="655F8441" w14:textId="77777777" w:rsidTr="00E97DB7">
        <w:trPr>
          <w:trHeight w:val="645"/>
        </w:trPr>
        <w:tc>
          <w:tcPr>
            <w:tcW w:w="1833" w:type="dxa"/>
          </w:tcPr>
          <w:p w14:paraId="6A0543AC" w14:textId="77777777" w:rsidR="008623A5" w:rsidRPr="0034501F" w:rsidRDefault="008623A5" w:rsidP="00A246FC">
            <w:pPr>
              <w:spacing w:before="71"/>
              <w:ind w:left="70"/>
              <w:rPr>
                <w:rFonts w:ascii="Arial" w:eastAsia="Arial" w:hAnsi="Arial" w:cs="Arial"/>
                <w:sz w:val="19"/>
              </w:rPr>
            </w:pPr>
            <w:r w:rsidRPr="0034501F">
              <w:rPr>
                <w:rFonts w:ascii="Arial" w:eastAsia="Arial" w:hAnsi="Arial" w:cs="Arial"/>
                <w:spacing w:val="-6"/>
                <w:sz w:val="19"/>
              </w:rPr>
              <w:t>GRC-OBLIGS-</w:t>
            </w:r>
            <w:r w:rsidRPr="0034501F">
              <w:rPr>
                <w:rFonts w:ascii="Arial" w:eastAsia="Arial" w:hAnsi="Arial" w:cs="Arial"/>
                <w:spacing w:val="-12"/>
                <w:sz w:val="19"/>
              </w:rPr>
              <w:t>S</w:t>
            </w:r>
          </w:p>
        </w:tc>
        <w:tc>
          <w:tcPr>
            <w:tcW w:w="2660" w:type="dxa"/>
          </w:tcPr>
          <w:p w14:paraId="6701FB71" w14:textId="77777777" w:rsidR="008623A5" w:rsidRPr="0034501F" w:rsidRDefault="008623A5" w:rsidP="00A246FC">
            <w:pPr>
              <w:spacing w:before="10" w:line="280" w:lineRule="atLeast"/>
              <w:ind w:left="69" w:right="903"/>
              <w:rPr>
                <w:rFonts w:ascii="Arial" w:eastAsia="Arial" w:hAnsi="Arial" w:cs="Arial"/>
                <w:sz w:val="19"/>
              </w:rPr>
            </w:pPr>
            <w:r w:rsidRPr="0034501F">
              <w:rPr>
                <w:rFonts w:ascii="Arial" w:eastAsia="Arial" w:hAnsi="Arial" w:cs="Arial"/>
                <w:sz w:val="19"/>
              </w:rPr>
              <w:t>Corporate</w:t>
            </w:r>
            <w:r w:rsidRPr="0034501F">
              <w:rPr>
                <w:rFonts w:ascii="Arial" w:eastAsia="Arial" w:hAnsi="Arial" w:cs="Arial"/>
                <w:spacing w:val="-14"/>
                <w:sz w:val="19"/>
              </w:rPr>
              <w:t xml:space="preserve"> </w:t>
            </w:r>
            <w:r w:rsidRPr="0034501F">
              <w:rPr>
                <w:rFonts w:ascii="Arial" w:eastAsia="Arial" w:hAnsi="Arial" w:cs="Arial"/>
                <w:sz w:val="19"/>
              </w:rPr>
              <w:t xml:space="preserve">Obligations </w:t>
            </w:r>
            <w:r w:rsidRPr="0034501F">
              <w:rPr>
                <w:rFonts w:ascii="Arial" w:eastAsia="Arial" w:hAnsi="Arial" w:cs="Arial"/>
                <w:spacing w:val="-2"/>
                <w:sz w:val="19"/>
              </w:rPr>
              <w:t>Management</w:t>
            </w:r>
          </w:p>
        </w:tc>
        <w:tc>
          <w:tcPr>
            <w:tcW w:w="1197" w:type="dxa"/>
          </w:tcPr>
          <w:p w14:paraId="521815B6" w14:textId="77777777" w:rsidR="008623A5" w:rsidRPr="0034501F" w:rsidRDefault="008623A5" w:rsidP="00A246FC">
            <w:pPr>
              <w:spacing w:before="71"/>
              <w:ind w:left="89" w:firstLine="300"/>
              <w:rPr>
                <w:rFonts w:ascii="Arial" w:eastAsia="Arial" w:hAnsi="Arial" w:cs="Arial"/>
                <w:sz w:val="19"/>
              </w:rPr>
            </w:pPr>
            <w:r w:rsidRPr="0034501F">
              <w:rPr>
                <w:rFonts w:ascii="Arial" w:eastAsia="Arial" w:hAnsi="Arial" w:cs="Arial"/>
                <w:sz w:val="19"/>
              </w:rPr>
              <w:t>Per</w:t>
            </w:r>
            <w:r w:rsidRPr="0034501F">
              <w:rPr>
                <w:rFonts w:ascii="Arial" w:eastAsia="Arial" w:hAnsi="Arial" w:cs="Arial"/>
                <w:spacing w:val="-14"/>
                <w:sz w:val="19"/>
              </w:rPr>
              <w:t xml:space="preserve"> </w:t>
            </w:r>
            <w:r w:rsidRPr="0034501F">
              <w:rPr>
                <w:rFonts w:ascii="Arial" w:eastAsia="Arial" w:hAnsi="Arial" w:cs="Arial"/>
                <w:sz w:val="19"/>
              </w:rPr>
              <w:t xml:space="preserve">100 </w:t>
            </w:r>
            <w:r w:rsidRPr="0034501F">
              <w:rPr>
                <w:rFonts w:ascii="Arial" w:eastAsia="Arial" w:hAnsi="Arial" w:cs="Arial"/>
                <w:spacing w:val="-2"/>
                <w:sz w:val="19"/>
              </w:rPr>
              <w:t>Employees</w:t>
            </w:r>
          </w:p>
        </w:tc>
        <w:tc>
          <w:tcPr>
            <w:tcW w:w="831" w:type="dxa"/>
          </w:tcPr>
          <w:p w14:paraId="0105C408" w14:textId="77777777" w:rsidR="008623A5" w:rsidRPr="0034501F" w:rsidRDefault="008623A5" w:rsidP="00A246FC">
            <w:pPr>
              <w:spacing w:before="71"/>
              <w:ind w:right="102"/>
              <w:jc w:val="right"/>
              <w:rPr>
                <w:rFonts w:ascii="Arial" w:eastAsia="Arial" w:hAnsi="Arial" w:cs="Arial"/>
                <w:sz w:val="19"/>
              </w:rPr>
            </w:pPr>
            <w:r w:rsidRPr="0034501F">
              <w:rPr>
                <w:rFonts w:ascii="Arial" w:eastAsia="Arial" w:hAnsi="Arial" w:cs="Arial"/>
                <w:spacing w:val="-2"/>
                <w:sz w:val="19"/>
              </w:rPr>
              <w:t>3,000</w:t>
            </w:r>
          </w:p>
        </w:tc>
        <w:tc>
          <w:tcPr>
            <w:tcW w:w="982" w:type="dxa"/>
          </w:tcPr>
          <w:p w14:paraId="553E235F" w14:textId="77777777" w:rsidR="008623A5" w:rsidRPr="0034501F" w:rsidRDefault="008623A5" w:rsidP="00A246FC">
            <w:pPr>
              <w:spacing w:before="71"/>
              <w:ind w:right="89"/>
              <w:jc w:val="right"/>
              <w:rPr>
                <w:rFonts w:ascii="Arial" w:eastAsia="Arial" w:hAnsi="Arial" w:cs="Arial"/>
                <w:sz w:val="19"/>
              </w:rPr>
            </w:pPr>
            <w:r w:rsidRPr="0034501F">
              <w:rPr>
                <w:rFonts w:ascii="Arial" w:eastAsia="Arial" w:hAnsi="Arial" w:cs="Arial"/>
                <w:spacing w:val="-5"/>
                <w:w w:val="110"/>
                <w:sz w:val="19"/>
              </w:rPr>
              <w:t>30</w:t>
            </w:r>
          </w:p>
        </w:tc>
        <w:tc>
          <w:tcPr>
            <w:tcW w:w="693" w:type="dxa"/>
          </w:tcPr>
          <w:p w14:paraId="4BDFE3C1" w14:textId="77777777" w:rsidR="008623A5" w:rsidRPr="0034501F" w:rsidRDefault="008623A5" w:rsidP="00A246FC">
            <w:pPr>
              <w:spacing w:before="71"/>
              <w:ind w:right="83"/>
              <w:jc w:val="right"/>
              <w:rPr>
                <w:rFonts w:ascii="Arial" w:eastAsia="Arial" w:hAnsi="Arial" w:cs="Arial"/>
                <w:sz w:val="19"/>
              </w:rPr>
            </w:pPr>
            <w:r w:rsidRPr="0034501F">
              <w:rPr>
                <w:rFonts w:ascii="Arial" w:eastAsia="Arial" w:hAnsi="Arial" w:cs="Arial"/>
                <w:spacing w:val="-10"/>
                <w:w w:val="110"/>
                <w:sz w:val="19"/>
              </w:rPr>
              <w:t>0</w:t>
            </w:r>
          </w:p>
        </w:tc>
        <w:tc>
          <w:tcPr>
            <w:tcW w:w="1291" w:type="dxa"/>
          </w:tcPr>
          <w:p w14:paraId="67314C29" w14:textId="77777777" w:rsidR="008623A5" w:rsidRPr="0034501F" w:rsidRDefault="008623A5" w:rsidP="00A246FC">
            <w:pPr>
              <w:spacing w:before="71"/>
              <w:ind w:left="52"/>
              <w:rPr>
                <w:rFonts w:ascii="Arial" w:eastAsia="Arial" w:hAnsi="Arial" w:cs="Arial"/>
                <w:sz w:val="19"/>
              </w:rPr>
            </w:pPr>
            <w:r w:rsidRPr="0034501F">
              <w:rPr>
                <w:rFonts w:ascii="Arial" w:eastAsia="Arial" w:hAnsi="Arial" w:cs="Arial"/>
                <w:sz w:val="19"/>
              </w:rPr>
              <w:t>Oct</w:t>
            </w:r>
            <w:r w:rsidRPr="0034501F">
              <w:rPr>
                <w:rFonts w:ascii="Arial" w:eastAsia="Arial" w:hAnsi="Arial" w:cs="Arial"/>
                <w:spacing w:val="23"/>
                <w:sz w:val="19"/>
              </w:rPr>
              <w:t xml:space="preserve"> </w:t>
            </w:r>
            <w:r w:rsidRPr="0034501F">
              <w:rPr>
                <w:rFonts w:ascii="Arial" w:eastAsia="Arial" w:hAnsi="Arial" w:cs="Arial"/>
                <w:sz w:val="19"/>
              </w:rPr>
              <w:t>15,</w:t>
            </w:r>
            <w:r w:rsidRPr="0034501F">
              <w:rPr>
                <w:rFonts w:ascii="Arial" w:eastAsia="Arial" w:hAnsi="Arial" w:cs="Arial"/>
                <w:spacing w:val="-6"/>
                <w:sz w:val="19"/>
              </w:rPr>
              <w:t xml:space="preserve"> </w:t>
            </w:r>
            <w:r w:rsidRPr="0034501F">
              <w:rPr>
                <w:rFonts w:ascii="Arial" w:eastAsia="Arial" w:hAnsi="Arial" w:cs="Arial"/>
                <w:spacing w:val="-4"/>
                <w:sz w:val="19"/>
              </w:rPr>
              <w:t>2026</w:t>
            </w:r>
          </w:p>
        </w:tc>
        <w:tc>
          <w:tcPr>
            <w:tcW w:w="1276" w:type="dxa"/>
          </w:tcPr>
          <w:p w14:paraId="6943B40F" w14:textId="77777777" w:rsidR="008623A5" w:rsidRPr="0034501F" w:rsidRDefault="008623A5" w:rsidP="00A246FC">
            <w:pPr>
              <w:spacing w:before="71"/>
              <w:ind w:left="50"/>
              <w:rPr>
                <w:rFonts w:ascii="Arial" w:eastAsia="Arial" w:hAnsi="Arial" w:cs="Arial"/>
                <w:sz w:val="19"/>
              </w:rPr>
            </w:pPr>
            <w:r w:rsidRPr="0034501F">
              <w:rPr>
                <w:rFonts w:ascii="Arial" w:eastAsia="Arial" w:hAnsi="Arial" w:cs="Arial"/>
                <w:spacing w:val="-2"/>
                <w:sz w:val="19"/>
              </w:rPr>
              <w:t>Oct</w:t>
            </w:r>
            <w:r w:rsidRPr="0034501F">
              <w:rPr>
                <w:rFonts w:ascii="Arial" w:eastAsia="Arial" w:hAnsi="Arial" w:cs="Arial"/>
                <w:spacing w:val="-11"/>
                <w:sz w:val="19"/>
              </w:rPr>
              <w:t xml:space="preserve"> </w:t>
            </w:r>
            <w:r w:rsidRPr="0034501F">
              <w:rPr>
                <w:rFonts w:ascii="Arial" w:eastAsia="Arial" w:hAnsi="Arial" w:cs="Arial"/>
                <w:spacing w:val="-2"/>
                <w:sz w:val="19"/>
              </w:rPr>
              <w:t>14,</w:t>
            </w:r>
            <w:r w:rsidRPr="0034501F">
              <w:rPr>
                <w:rFonts w:ascii="Arial" w:eastAsia="Arial" w:hAnsi="Arial" w:cs="Arial"/>
                <w:spacing w:val="-5"/>
                <w:sz w:val="19"/>
              </w:rPr>
              <w:t xml:space="preserve"> </w:t>
            </w:r>
            <w:r w:rsidRPr="0034501F">
              <w:rPr>
                <w:rFonts w:ascii="Arial" w:eastAsia="Arial" w:hAnsi="Arial" w:cs="Arial"/>
                <w:spacing w:val="-4"/>
                <w:sz w:val="19"/>
              </w:rPr>
              <w:t>2029</w:t>
            </w:r>
          </w:p>
        </w:tc>
      </w:tr>
      <w:tr w:rsidR="008623A5" w:rsidRPr="0034501F" w14:paraId="3DF60A3A" w14:textId="77777777" w:rsidTr="00E97DB7">
        <w:trPr>
          <w:trHeight w:val="640"/>
        </w:trPr>
        <w:tc>
          <w:tcPr>
            <w:tcW w:w="1833" w:type="dxa"/>
            <w:shd w:val="clear" w:color="auto" w:fill="F3F3EF"/>
          </w:tcPr>
          <w:p w14:paraId="1C61A588" w14:textId="77777777" w:rsidR="008623A5" w:rsidRPr="0034501F" w:rsidRDefault="008623A5" w:rsidP="00A246FC">
            <w:pPr>
              <w:spacing w:before="66"/>
              <w:ind w:left="70"/>
              <w:rPr>
                <w:rFonts w:ascii="Arial" w:eastAsia="Arial" w:hAnsi="Arial" w:cs="Arial"/>
                <w:sz w:val="19"/>
              </w:rPr>
            </w:pPr>
            <w:r w:rsidRPr="0034501F">
              <w:rPr>
                <w:rFonts w:ascii="Arial" w:eastAsia="Arial" w:hAnsi="Arial" w:cs="Arial"/>
                <w:spacing w:val="-6"/>
                <w:sz w:val="19"/>
              </w:rPr>
              <w:t>GRC-POLICY-</w:t>
            </w:r>
            <w:r w:rsidRPr="0034501F">
              <w:rPr>
                <w:rFonts w:ascii="Arial" w:eastAsia="Arial" w:hAnsi="Arial" w:cs="Arial"/>
                <w:spacing w:val="-10"/>
                <w:sz w:val="19"/>
              </w:rPr>
              <w:t>S</w:t>
            </w:r>
          </w:p>
        </w:tc>
        <w:tc>
          <w:tcPr>
            <w:tcW w:w="2660" w:type="dxa"/>
            <w:shd w:val="clear" w:color="auto" w:fill="F3F3EF"/>
          </w:tcPr>
          <w:p w14:paraId="691805CE" w14:textId="77777777" w:rsidR="008623A5" w:rsidRPr="0034501F" w:rsidRDefault="008623A5" w:rsidP="00A246FC">
            <w:pPr>
              <w:spacing w:before="66"/>
              <w:ind w:left="69"/>
              <w:rPr>
                <w:rFonts w:ascii="Arial" w:eastAsia="Arial" w:hAnsi="Arial" w:cs="Arial"/>
                <w:sz w:val="19"/>
              </w:rPr>
            </w:pPr>
            <w:r w:rsidRPr="0034501F">
              <w:rPr>
                <w:rFonts w:ascii="Arial" w:eastAsia="Arial" w:hAnsi="Arial" w:cs="Arial"/>
                <w:sz w:val="19"/>
              </w:rPr>
              <w:t>Policy</w:t>
            </w:r>
            <w:r w:rsidRPr="0034501F">
              <w:rPr>
                <w:rFonts w:ascii="Arial" w:eastAsia="Arial" w:hAnsi="Arial" w:cs="Arial"/>
                <w:spacing w:val="1"/>
                <w:sz w:val="19"/>
              </w:rPr>
              <w:t xml:space="preserve"> </w:t>
            </w:r>
            <w:r w:rsidRPr="0034501F">
              <w:rPr>
                <w:rFonts w:ascii="Arial" w:eastAsia="Arial" w:hAnsi="Arial" w:cs="Arial"/>
                <w:sz w:val="19"/>
              </w:rPr>
              <w:t>Program</w:t>
            </w:r>
            <w:r w:rsidRPr="0034501F">
              <w:rPr>
                <w:rFonts w:ascii="Arial" w:eastAsia="Arial" w:hAnsi="Arial" w:cs="Arial"/>
                <w:spacing w:val="8"/>
                <w:sz w:val="19"/>
              </w:rPr>
              <w:t xml:space="preserve"> </w:t>
            </w:r>
            <w:r w:rsidRPr="0034501F">
              <w:rPr>
                <w:rFonts w:ascii="Arial" w:eastAsia="Arial" w:hAnsi="Arial" w:cs="Arial"/>
                <w:spacing w:val="-2"/>
                <w:sz w:val="19"/>
              </w:rPr>
              <w:t>Management</w:t>
            </w:r>
          </w:p>
        </w:tc>
        <w:tc>
          <w:tcPr>
            <w:tcW w:w="1197" w:type="dxa"/>
            <w:shd w:val="clear" w:color="auto" w:fill="F3F3EF"/>
          </w:tcPr>
          <w:p w14:paraId="59A3A0E7" w14:textId="77777777" w:rsidR="008623A5" w:rsidRPr="0034501F" w:rsidRDefault="008623A5" w:rsidP="00A246FC">
            <w:pPr>
              <w:spacing w:before="66"/>
              <w:ind w:left="89" w:firstLine="300"/>
              <w:rPr>
                <w:rFonts w:ascii="Arial" w:eastAsia="Arial" w:hAnsi="Arial" w:cs="Arial"/>
                <w:sz w:val="19"/>
              </w:rPr>
            </w:pPr>
            <w:r w:rsidRPr="0034501F">
              <w:rPr>
                <w:rFonts w:ascii="Arial" w:eastAsia="Arial" w:hAnsi="Arial" w:cs="Arial"/>
                <w:sz w:val="19"/>
              </w:rPr>
              <w:t>Per</w:t>
            </w:r>
            <w:r w:rsidRPr="0034501F">
              <w:rPr>
                <w:rFonts w:ascii="Arial" w:eastAsia="Arial" w:hAnsi="Arial" w:cs="Arial"/>
                <w:spacing w:val="-14"/>
                <w:sz w:val="19"/>
              </w:rPr>
              <w:t xml:space="preserve"> </w:t>
            </w:r>
            <w:r w:rsidRPr="0034501F">
              <w:rPr>
                <w:rFonts w:ascii="Arial" w:eastAsia="Arial" w:hAnsi="Arial" w:cs="Arial"/>
                <w:sz w:val="19"/>
              </w:rPr>
              <w:t xml:space="preserve">100 </w:t>
            </w:r>
            <w:r w:rsidRPr="0034501F">
              <w:rPr>
                <w:rFonts w:ascii="Arial" w:eastAsia="Arial" w:hAnsi="Arial" w:cs="Arial"/>
                <w:spacing w:val="-2"/>
                <w:sz w:val="19"/>
              </w:rPr>
              <w:t>Employees</w:t>
            </w:r>
          </w:p>
        </w:tc>
        <w:tc>
          <w:tcPr>
            <w:tcW w:w="831" w:type="dxa"/>
            <w:shd w:val="clear" w:color="auto" w:fill="F3F3EF"/>
          </w:tcPr>
          <w:p w14:paraId="75609B6D" w14:textId="77777777" w:rsidR="008623A5" w:rsidRPr="0034501F" w:rsidRDefault="008623A5" w:rsidP="00A246FC">
            <w:pPr>
              <w:spacing w:before="66"/>
              <w:ind w:right="102"/>
              <w:jc w:val="right"/>
              <w:rPr>
                <w:rFonts w:ascii="Arial" w:eastAsia="Arial" w:hAnsi="Arial" w:cs="Arial"/>
                <w:sz w:val="19"/>
              </w:rPr>
            </w:pPr>
            <w:r w:rsidRPr="0034501F">
              <w:rPr>
                <w:rFonts w:ascii="Arial" w:eastAsia="Arial" w:hAnsi="Arial" w:cs="Arial"/>
                <w:spacing w:val="-2"/>
                <w:sz w:val="19"/>
              </w:rPr>
              <w:t>3,000</w:t>
            </w:r>
          </w:p>
        </w:tc>
        <w:tc>
          <w:tcPr>
            <w:tcW w:w="982" w:type="dxa"/>
            <w:shd w:val="clear" w:color="auto" w:fill="F3F3EF"/>
          </w:tcPr>
          <w:p w14:paraId="163798D0" w14:textId="77777777" w:rsidR="008623A5" w:rsidRPr="0034501F" w:rsidRDefault="008623A5" w:rsidP="00A246FC">
            <w:pPr>
              <w:spacing w:before="66"/>
              <w:ind w:right="89"/>
              <w:jc w:val="right"/>
              <w:rPr>
                <w:rFonts w:ascii="Arial" w:eastAsia="Arial" w:hAnsi="Arial" w:cs="Arial"/>
                <w:sz w:val="19"/>
              </w:rPr>
            </w:pPr>
            <w:r w:rsidRPr="0034501F">
              <w:rPr>
                <w:rFonts w:ascii="Arial" w:eastAsia="Arial" w:hAnsi="Arial" w:cs="Arial"/>
                <w:spacing w:val="-5"/>
                <w:w w:val="110"/>
                <w:sz w:val="19"/>
              </w:rPr>
              <w:t>30</w:t>
            </w:r>
          </w:p>
        </w:tc>
        <w:tc>
          <w:tcPr>
            <w:tcW w:w="693" w:type="dxa"/>
            <w:shd w:val="clear" w:color="auto" w:fill="F3F3EF"/>
          </w:tcPr>
          <w:p w14:paraId="6DEE32E9" w14:textId="77777777" w:rsidR="008623A5" w:rsidRPr="0034501F" w:rsidRDefault="008623A5" w:rsidP="00A246FC">
            <w:pPr>
              <w:spacing w:before="66"/>
              <w:ind w:right="83"/>
              <w:jc w:val="right"/>
              <w:rPr>
                <w:rFonts w:ascii="Arial" w:eastAsia="Arial" w:hAnsi="Arial" w:cs="Arial"/>
                <w:sz w:val="19"/>
              </w:rPr>
            </w:pPr>
            <w:r w:rsidRPr="0034501F">
              <w:rPr>
                <w:rFonts w:ascii="Arial" w:eastAsia="Arial" w:hAnsi="Arial" w:cs="Arial"/>
                <w:spacing w:val="-10"/>
                <w:w w:val="110"/>
                <w:sz w:val="19"/>
              </w:rPr>
              <w:t>0</w:t>
            </w:r>
          </w:p>
        </w:tc>
        <w:tc>
          <w:tcPr>
            <w:tcW w:w="1291" w:type="dxa"/>
            <w:shd w:val="clear" w:color="auto" w:fill="F3F3EF"/>
          </w:tcPr>
          <w:p w14:paraId="6623FC32" w14:textId="77777777" w:rsidR="008623A5" w:rsidRPr="0034501F" w:rsidRDefault="008623A5" w:rsidP="00A246FC">
            <w:pPr>
              <w:spacing w:before="66"/>
              <w:ind w:left="52"/>
              <w:rPr>
                <w:rFonts w:ascii="Arial" w:eastAsia="Arial" w:hAnsi="Arial" w:cs="Arial"/>
                <w:sz w:val="19"/>
              </w:rPr>
            </w:pPr>
            <w:r w:rsidRPr="0034501F">
              <w:rPr>
                <w:rFonts w:ascii="Arial" w:eastAsia="Arial" w:hAnsi="Arial" w:cs="Arial"/>
                <w:sz w:val="19"/>
              </w:rPr>
              <w:t>Oct</w:t>
            </w:r>
            <w:r w:rsidRPr="0034501F">
              <w:rPr>
                <w:rFonts w:ascii="Arial" w:eastAsia="Arial" w:hAnsi="Arial" w:cs="Arial"/>
                <w:spacing w:val="23"/>
                <w:sz w:val="19"/>
              </w:rPr>
              <w:t xml:space="preserve"> </w:t>
            </w:r>
            <w:r w:rsidRPr="0034501F">
              <w:rPr>
                <w:rFonts w:ascii="Arial" w:eastAsia="Arial" w:hAnsi="Arial" w:cs="Arial"/>
                <w:sz w:val="19"/>
              </w:rPr>
              <w:t>15,</w:t>
            </w:r>
            <w:r w:rsidRPr="0034501F">
              <w:rPr>
                <w:rFonts w:ascii="Arial" w:eastAsia="Arial" w:hAnsi="Arial" w:cs="Arial"/>
                <w:spacing w:val="-6"/>
                <w:sz w:val="19"/>
              </w:rPr>
              <w:t xml:space="preserve"> </w:t>
            </w:r>
            <w:r w:rsidRPr="0034501F">
              <w:rPr>
                <w:rFonts w:ascii="Arial" w:eastAsia="Arial" w:hAnsi="Arial" w:cs="Arial"/>
                <w:spacing w:val="-4"/>
                <w:sz w:val="19"/>
              </w:rPr>
              <w:t>2026</w:t>
            </w:r>
          </w:p>
        </w:tc>
        <w:tc>
          <w:tcPr>
            <w:tcW w:w="1276" w:type="dxa"/>
            <w:shd w:val="clear" w:color="auto" w:fill="F3F3EF"/>
          </w:tcPr>
          <w:p w14:paraId="0D8EE50E" w14:textId="77777777" w:rsidR="008623A5" w:rsidRPr="0034501F" w:rsidRDefault="008623A5" w:rsidP="00A246FC">
            <w:pPr>
              <w:spacing w:before="66"/>
              <w:ind w:left="50"/>
              <w:rPr>
                <w:rFonts w:ascii="Arial" w:eastAsia="Arial" w:hAnsi="Arial" w:cs="Arial"/>
                <w:sz w:val="19"/>
              </w:rPr>
            </w:pPr>
            <w:r w:rsidRPr="0034501F">
              <w:rPr>
                <w:rFonts w:ascii="Arial" w:eastAsia="Arial" w:hAnsi="Arial" w:cs="Arial"/>
                <w:spacing w:val="-2"/>
                <w:sz w:val="19"/>
              </w:rPr>
              <w:t>Oct</w:t>
            </w:r>
            <w:r w:rsidRPr="0034501F">
              <w:rPr>
                <w:rFonts w:ascii="Arial" w:eastAsia="Arial" w:hAnsi="Arial" w:cs="Arial"/>
                <w:spacing w:val="-11"/>
                <w:sz w:val="19"/>
              </w:rPr>
              <w:t xml:space="preserve"> </w:t>
            </w:r>
            <w:r w:rsidRPr="0034501F">
              <w:rPr>
                <w:rFonts w:ascii="Arial" w:eastAsia="Arial" w:hAnsi="Arial" w:cs="Arial"/>
                <w:spacing w:val="-2"/>
                <w:sz w:val="19"/>
              </w:rPr>
              <w:t>14,</w:t>
            </w:r>
            <w:r w:rsidRPr="0034501F">
              <w:rPr>
                <w:rFonts w:ascii="Arial" w:eastAsia="Arial" w:hAnsi="Arial" w:cs="Arial"/>
                <w:spacing w:val="-5"/>
                <w:sz w:val="19"/>
              </w:rPr>
              <w:t xml:space="preserve"> </w:t>
            </w:r>
            <w:r w:rsidRPr="0034501F">
              <w:rPr>
                <w:rFonts w:ascii="Arial" w:eastAsia="Arial" w:hAnsi="Arial" w:cs="Arial"/>
                <w:spacing w:val="-4"/>
                <w:sz w:val="19"/>
              </w:rPr>
              <w:t>2029</w:t>
            </w:r>
          </w:p>
        </w:tc>
      </w:tr>
      <w:tr w:rsidR="008623A5" w:rsidRPr="0034501F" w14:paraId="4B12A055" w14:textId="77777777" w:rsidTr="00E97DB7">
        <w:trPr>
          <w:trHeight w:val="645"/>
        </w:trPr>
        <w:tc>
          <w:tcPr>
            <w:tcW w:w="1833" w:type="dxa"/>
          </w:tcPr>
          <w:p w14:paraId="22F31921" w14:textId="77777777" w:rsidR="008623A5" w:rsidRPr="0034501F" w:rsidRDefault="008623A5" w:rsidP="00A246FC">
            <w:pPr>
              <w:spacing w:before="71"/>
              <w:ind w:left="70"/>
              <w:rPr>
                <w:rFonts w:ascii="Arial" w:eastAsia="Arial" w:hAnsi="Arial" w:cs="Arial"/>
                <w:sz w:val="19"/>
              </w:rPr>
            </w:pPr>
            <w:r w:rsidRPr="0034501F">
              <w:rPr>
                <w:rFonts w:ascii="Arial" w:eastAsia="Arial" w:hAnsi="Arial" w:cs="Arial"/>
                <w:spacing w:val="-2"/>
                <w:sz w:val="19"/>
              </w:rPr>
              <w:t>GRC-ITAC-</w:t>
            </w:r>
            <w:r w:rsidRPr="0034501F">
              <w:rPr>
                <w:rFonts w:ascii="Arial" w:eastAsia="Arial" w:hAnsi="Arial" w:cs="Arial"/>
                <w:spacing w:val="-10"/>
                <w:sz w:val="19"/>
              </w:rPr>
              <w:t>S</w:t>
            </w:r>
          </w:p>
        </w:tc>
        <w:tc>
          <w:tcPr>
            <w:tcW w:w="2660" w:type="dxa"/>
          </w:tcPr>
          <w:p w14:paraId="6317DA75" w14:textId="77777777" w:rsidR="008623A5" w:rsidRPr="0034501F" w:rsidRDefault="008623A5" w:rsidP="00A246FC">
            <w:pPr>
              <w:spacing w:before="10" w:line="280" w:lineRule="atLeast"/>
              <w:ind w:left="69" w:right="903"/>
              <w:rPr>
                <w:rFonts w:ascii="Arial" w:eastAsia="Arial" w:hAnsi="Arial" w:cs="Arial"/>
                <w:sz w:val="19"/>
              </w:rPr>
            </w:pPr>
            <w:r w:rsidRPr="0034501F">
              <w:rPr>
                <w:rFonts w:ascii="Arial" w:eastAsia="Arial" w:hAnsi="Arial" w:cs="Arial"/>
                <w:sz w:val="19"/>
              </w:rPr>
              <w:t>IT Asset Catalog Subscription</w:t>
            </w:r>
            <w:r w:rsidRPr="0034501F">
              <w:rPr>
                <w:rFonts w:ascii="Arial" w:eastAsia="Arial" w:hAnsi="Arial" w:cs="Arial"/>
                <w:spacing w:val="-14"/>
                <w:sz w:val="19"/>
              </w:rPr>
              <w:t xml:space="preserve"> </w:t>
            </w:r>
            <w:r w:rsidRPr="0034501F">
              <w:rPr>
                <w:rFonts w:ascii="Arial" w:eastAsia="Arial" w:hAnsi="Arial" w:cs="Arial"/>
                <w:sz w:val="19"/>
              </w:rPr>
              <w:t>Software</w:t>
            </w:r>
          </w:p>
        </w:tc>
        <w:tc>
          <w:tcPr>
            <w:tcW w:w="1197" w:type="dxa"/>
          </w:tcPr>
          <w:p w14:paraId="2524A1AF" w14:textId="77777777" w:rsidR="008623A5" w:rsidRPr="0034501F" w:rsidRDefault="008623A5" w:rsidP="00A246FC">
            <w:pPr>
              <w:spacing w:before="71"/>
              <w:ind w:left="89" w:firstLine="300"/>
              <w:rPr>
                <w:rFonts w:ascii="Arial" w:eastAsia="Arial" w:hAnsi="Arial" w:cs="Arial"/>
                <w:sz w:val="19"/>
              </w:rPr>
            </w:pPr>
            <w:r w:rsidRPr="0034501F">
              <w:rPr>
                <w:rFonts w:ascii="Arial" w:eastAsia="Arial" w:hAnsi="Arial" w:cs="Arial"/>
                <w:sz w:val="19"/>
              </w:rPr>
              <w:t>Per</w:t>
            </w:r>
            <w:r w:rsidRPr="0034501F">
              <w:rPr>
                <w:rFonts w:ascii="Arial" w:eastAsia="Arial" w:hAnsi="Arial" w:cs="Arial"/>
                <w:spacing w:val="-14"/>
                <w:sz w:val="19"/>
              </w:rPr>
              <w:t xml:space="preserve"> </w:t>
            </w:r>
            <w:r w:rsidRPr="0034501F">
              <w:rPr>
                <w:rFonts w:ascii="Arial" w:eastAsia="Arial" w:hAnsi="Arial" w:cs="Arial"/>
                <w:sz w:val="19"/>
              </w:rPr>
              <w:t xml:space="preserve">100 </w:t>
            </w:r>
            <w:r w:rsidRPr="0034501F">
              <w:rPr>
                <w:rFonts w:ascii="Arial" w:eastAsia="Arial" w:hAnsi="Arial" w:cs="Arial"/>
                <w:spacing w:val="-2"/>
                <w:sz w:val="19"/>
              </w:rPr>
              <w:t>Employees</w:t>
            </w:r>
          </w:p>
        </w:tc>
        <w:tc>
          <w:tcPr>
            <w:tcW w:w="831" w:type="dxa"/>
          </w:tcPr>
          <w:p w14:paraId="095B6EA0" w14:textId="77777777" w:rsidR="008623A5" w:rsidRPr="0034501F" w:rsidRDefault="008623A5" w:rsidP="00A246FC">
            <w:pPr>
              <w:spacing w:before="71"/>
              <w:ind w:right="102"/>
              <w:jc w:val="right"/>
              <w:rPr>
                <w:rFonts w:ascii="Arial" w:eastAsia="Arial" w:hAnsi="Arial" w:cs="Arial"/>
                <w:sz w:val="19"/>
              </w:rPr>
            </w:pPr>
            <w:r w:rsidRPr="0034501F">
              <w:rPr>
                <w:rFonts w:ascii="Arial" w:eastAsia="Arial" w:hAnsi="Arial" w:cs="Arial"/>
                <w:spacing w:val="-2"/>
                <w:sz w:val="19"/>
              </w:rPr>
              <w:t>3,000</w:t>
            </w:r>
          </w:p>
        </w:tc>
        <w:tc>
          <w:tcPr>
            <w:tcW w:w="982" w:type="dxa"/>
          </w:tcPr>
          <w:p w14:paraId="13AF9E82" w14:textId="77777777" w:rsidR="008623A5" w:rsidRPr="0034501F" w:rsidRDefault="008623A5" w:rsidP="00A246FC">
            <w:pPr>
              <w:spacing w:before="71"/>
              <w:ind w:right="89"/>
              <w:jc w:val="right"/>
              <w:rPr>
                <w:rFonts w:ascii="Arial" w:eastAsia="Arial" w:hAnsi="Arial" w:cs="Arial"/>
                <w:sz w:val="19"/>
              </w:rPr>
            </w:pPr>
            <w:r w:rsidRPr="0034501F">
              <w:rPr>
                <w:rFonts w:ascii="Arial" w:eastAsia="Arial" w:hAnsi="Arial" w:cs="Arial"/>
                <w:spacing w:val="-5"/>
                <w:w w:val="110"/>
                <w:sz w:val="19"/>
              </w:rPr>
              <w:t>30</w:t>
            </w:r>
          </w:p>
        </w:tc>
        <w:tc>
          <w:tcPr>
            <w:tcW w:w="693" w:type="dxa"/>
          </w:tcPr>
          <w:p w14:paraId="5360A569" w14:textId="77777777" w:rsidR="008623A5" w:rsidRPr="0034501F" w:rsidRDefault="008623A5" w:rsidP="00A246FC">
            <w:pPr>
              <w:spacing w:before="71"/>
              <w:ind w:right="83"/>
              <w:jc w:val="right"/>
              <w:rPr>
                <w:rFonts w:ascii="Arial" w:eastAsia="Arial" w:hAnsi="Arial" w:cs="Arial"/>
                <w:sz w:val="19"/>
              </w:rPr>
            </w:pPr>
            <w:r w:rsidRPr="0034501F">
              <w:rPr>
                <w:rFonts w:ascii="Arial" w:eastAsia="Arial" w:hAnsi="Arial" w:cs="Arial"/>
                <w:spacing w:val="-10"/>
                <w:w w:val="110"/>
                <w:sz w:val="19"/>
              </w:rPr>
              <w:t>0</w:t>
            </w:r>
          </w:p>
        </w:tc>
        <w:tc>
          <w:tcPr>
            <w:tcW w:w="1291" w:type="dxa"/>
          </w:tcPr>
          <w:p w14:paraId="3DB69239" w14:textId="77777777" w:rsidR="008623A5" w:rsidRPr="0034501F" w:rsidRDefault="008623A5" w:rsidP="00A246FC">
            <w:pPr>
              <w:spacing w:before="71"/>
              <w:ind w:left="52"/>
              <w:rPr>
                <w:rFonts w:ascii="Arial" w:eastAsia="Arial" w:hAnsi="Arial" w:cs="Arial"/>
                <w:sz w:val="19"/>
              </w:rPr>
            </w:pPr>
            <w:r w:rsidRPr="0034501F">
              <w:rPr>
                <w:rFonts w:ascii="Arial" w:eastAsia="Arial" w:hAnsi="Arial" w:cs="Arial"/>
                <w:sz w:val="19"/>
              </w:rPr>
              <w:t>Oct</w:t>
            </w:r>
            <w:r w:rsidRPr="0034501F">
              <w:rPr>
                <w:rFonts w:ascii="Arial" w:eastAsia="Arial" w:hAnsi="Arial" w:cs="Arial"/>
                <w:spacing w:val="23"/>
                <w:sz w:val="19"/>
              </w:rPr>
              <w:t xml:space="preserve"> </w:t>
            </w:r>
            <w:r w:rsidRPr="0034501F">
              <w:rPr>
                <w:rFonts w:ascii="Arial" w:eastAsia="Arial" w:hAnsi="Arial" w:cs="Arial"/>
                <w:sz w:val="19"/>
              </w:rPr>
              <w:t>15,</w:t>
            </w:r>
            <w:r w:rsidRPr="0034501F">
              <w:rPr>
                <w:rFonts w:ascii="Arial" w:eastAsia="Arial" w:hAnsi="Arial" w:cs="Arial"/>
                <w:spacing w:val="-6"/>
                <w:sz w:val="19"/>
              </w:rPr>
              <w:t xml:space="preserve"> </w:t>
            </w:r>
            <w:r w:rsidRPr="0034501F">
              <w:rPr>
                <w:rFonts w:ascii="Arial" w:eastAsia="Arial" w:hAnsi="Arial" w:cs="Arial"/>
                <w:spacing w:val="-4"/>
                <w:sz w:val="19"/>
              </w:rPr>
              <w:t>2026</w:t>
            </w:r>
          </w:p>
        </w:tc>
        <w:tc>
          <w:tcPr>
            <w:tcW w:w="1276" w:type="dxa"/>
          </w:tcPr>
          <w:p w14:paraId="20146FD2" w14:textId="77777777" w:rsidR="008623A5" w:rsidRPr="0034501F" w:rsidRDefault="008623A5" w:rsidP="00A246FC">
            <w:pPr>
              <w:spacing w:before="71"/>
              <w:ind w:left="50"/>
              <w:rPr>
                <w:rFonts w:ascii="Arial" w:eastAsia="Arial" w:hAnsi="Arial" w:cs="Arial"/>
                <w:sz w:val="19"/>
              </w:rPr>
            </w:pPr>
            <w:r w:rsidRPr="0034501F">
              <w:rPr>
                <w:rFonts w:ascii="Arial" w:eastAsia="Arial" w:hAnsi="Arial" w:cs="Arial"/>
                <w:spacing w:val="-2"/>
                <w:sz w:val="19"/>
              </w:rPr>
              <w:t>Oct</w:t>
            </w:r>
            <w:r w:rsidRPr="0034501F">
              <w:rPr>
                <w:rFonts w:ascii="Arial" w:eastAsia="Arial" w:hAnsi="Arial" w:cs="Arial"/>
                <w:spacing w:val="-11"/>
                <w:sz w:val="19"/>
              </w:rPr>
              <w:t xml:space="preserve"> </w:t>
            </w:r>
            <w:r w:rsidRPr="0034501F">
              <w:rPr>
                <w:rFonts w:ascii="Arial" w:eastAsia="Arial" w:hAnsi="Arial" w:cs="Arial"/>
                <w:spacing w:val="-2"/>
                <w:sz w:val="19"/>
              </w:rPr>
              <w:t>14,</w:t>
            </w:r>
            <w:r w:rsidRPr="0034501F">
              <w:rPr>
                <w:rFonts w:ascii="Arial" w:eastAsia="Arial" w:hAnsi="Arial" w:cs="Arial"/>
                <w:spacing w:val="-5"/>
                <w:sz w:val="19"/>
              </w:rPr>
              <w:t xml:space="preserve"> </w:t>
            </w:r>
            <w:r w:rsidRPr="0034501F">
              <w:rPr>
                <w:rFonts w:ascii="Arial" w:eastAsia="Arial" w:hAnsi="Arial" w:cs="Arial"/>
                <w:spacing w:val="-4"/>
                <w:sz w:val="19"/>
              </w:rPr>
              <w:t>2029</w:t>
            </w:r>
          </w:p>
        </w:tc>
      </w:tr>
      <w:tr w:rsidR="008623A5" w:rsidRPr="0034501F" w14:paraId="3B7C6F5D" w14:textId="77777777" w:rsidTr="00E97DB7">
        <w:trPr>
          <w:trHeight w:val="645"/>
        </w:trPr>
        <w:tc>
          <w:tcPr>
            <w:tcW w:w="1833" w:type="dxa"/>
            <w:shd w:val="clear" w:color="auto" w:fill="F3F3EF"/>
          </w:tcPr>
          <w:p w14:paraId="249DBCF0" w14:textId="77777777" w:rsidR="008623A5" w:rsidRPr="0034501F" w:rsidRDefault="008623A5" w:rsidP="00A246FC">
            <w:pPr>
              <w:spacing w:before="71"/>
              <w:ind w:left="70"/>
              <w:rPr>
                <w:rFonts w:ascii="Arial" w:eastAsia="Arial" w:hAnsi="Arial" w:cs="Arial"/>
                <w:sz w:val="19"/>
              </w:rPr>
            </w:pPr>
            <w:r w:rsidRPr="0034501F">
              <w:rPr>
                <w:rFonts w:ascii="Arial" w:eastAsia="Arial" w:hAnsi="Arial" w:cs="Arial"/>
                <w:spacing w:val="-8"/>
                <w:sz w:val="19"/>
              </w:rPr>
              <w:t>GRC-LSSEVNT-</w:t>
            </w:r>
            <w:r w:rsidRPr="0034501F">
              <w:rPr>
                <w:rFonts w:ascii="Arial" w:eastAsia="Arial" w:hAnsi="Arial" w:cs="Arial"/>
                <w:spacing w:val="-10"/>
                <w:sz w:val="19"/>
              </w:rPr>
              <w:t>S</w:t>
            </w:r>
          </w:p>
        </w:tc>
        <w:tc>
          <w:tcPr>
            <w:tcW w:w="2660" w:type="dxa"/>
            <w:shd w:val="clear" w:color="auto" w:fill="F3F3EF"/>
          </w:tcPr>
          <w:p w14:paraId="526617C8" w14:textId="77777777" w:rsidR="008623A5" w:rsidRPr="0034501F" w:rsidRDefault="008623A5" w:rsidP="00A246FC">
            <w:pPr>
              <w:spacing w:before="71"/>
              <w:ind w:left="69"/>
              <w:rPr>
                <w:rFonts w:ascii="Arial" w:eastAsia="Arial" w:hAnsi="Arial" w:cs="Arial"/>
                <w:sz w:val="19"/>
              </w:rPr>
            </w:pPr>
            <w:r w:rsidRPr="0034501F">
              <w:rPr>
                <w:rFonts w:ascii="Arial" w:eastAsia="Arial" w:hAnsi="Arial" w:cs="Arial"/>
                <w:sz w:val="19"/>
              </w:rPr>
              <w:t>Loss</w:t>
            </w:r>
            <w:r w:rsidRPr="0034501F">
              <w:rPr>
                <w:rFonts w:ascii="Arial" w:eastAsia="Arial" w:hAnsi="Arial" w:cs="Arial"/>
                <w:spacing w:val="-5"/>
                <w:sz w:val="19"/>
              </w:rPr>
              <w:t xml:space="preserve"> </w:t>
            </w:r>
            <w:r w:rsidRPr="0034501F">
              <w:rPr>
                <w:rFonts w:ascii="Arial" w:eastAsia="Arial" w:hAnsi="Arial" w:cs="Arial"/>
                <w:spacing w:val="-2"/>
                <w:sz w:val="19"/>
              </w:rPr>
              <w:t>Events</w:t>
            </w:r>
          </w:p>
        </w:tc>
        <w:tc>
          <w:tcPr>
            <w:tcW w:w="1197" w:type="dxa"/>
            <w:shd w:val="clear" w:color="auto" w:fill="F3F3EF"/>
          </w:tcPr>
          <w:p w14:paraId="31AB3045" w14:textId="77777777" w:rsidR="008623A5" w:rsidRPr="0034501F" w:rsidRDefault="008623A5" w:rsidP="00A246FC">
            <w:pPr>
              <w:spacing w:before="75" w:line="235" w:lineRule="auto"/>
              <w:ind w:left="89" w:firstLine="300"/>
              <w:rPr>
                <w:rFonts w:ascii="Arial" w:eastAsia="Arial" w:hAnsi="Arial" w:cs="Arial"/>
                <w:sz w:val="19"/>
              </w:rPr>
            </w:pPr>
            <w:r w:rsidRPr="0034501F">
              <w:rPr>
                <w:rFonts w:ascii="Arial" w:eastAsia="Arial" w:hAnsi="Arial" w:cs="Arial"/>
                <w:sz w:val="19"/>
              </w:rPr>
              <w:t>Per</w:t>
            </w:r>
            <w:r w:rsidRPr="0034501F">
              <w:rPr>
                <w:rFonts w:ascii="Arial" w:eastAsia="Arial" w:hAnsi="Arial" w:cs="Arial"/>
                <w:spacing w:val="-14"/>
                <w:sz w:val="19"/>
              </w:rPr>
              <w:t xml:space="preserve"> </w:t>
            </w:r>
            <w:r w:rsidRPr="0034501F">
              <w:rPr>
                <w:rFonts w:ascii="Arial" w:eastAsia="Arial" w:hAnsi="Arial" w:cs="Arial"/>
                <w:sz w:val="19"/>
              </w:rPr>
              <w:t xml:space="preserve">100 </w:t>
            </w:r>
            <w:r w:rsidRPr="0034501F">
              <w:rPr>
                <w:rFonts w:ascii="Arial" w:eastAsia="Arial" w:hAnsi="Arial" w:cs="Arial"/>
                <w:spacing w:val="-2"/>
                <w:sz w:val="19"/>
              </w:rPr>
              <w:t>Employees</w:t>
            </w:r>
          </w:p>
        </w:tc>
        <w:tc>
          <w:tcPr>
            <w:tcW w:w="831" w:type="dxa"/>
            <w:shd w:val="clear" w:color="auto" w:fill="F3F3EF"/>
          </w:tcPr>
          <w:p w14:paraId="0F678E07" w14:textId="77777777" w:rsidR="008623A5" w:rsidRPr="0034501F" w:rsidRDefault="008623A5" w:rsidP="00A246FC">
            <w:pPr>
              <w:spacing w:before="71"/>
              <w:ind w:right="102"/>
              <w:jc w:val="right"/>
              <w:rPr>
                <w:rFonts w:ascii="Arial" w:eastAsia="Arial" w:hAnsi="Arial" w:cs="Arial"/>
                <w:sz w:val="19"/>
              </w:rPr>
            </w:pPr>
            <w:r w:rsidRPr="0034501F">
              <w:rPr>
                <w:rFonts w:ascii="Arial" w:eastAsia="Arial" w:hAnsi="Arial" w:cs="Arial"/>
                <w:spacing w:val="-2"/>
                <w:sz w:val="19"/>
              </w:rPr>
              <w:t>3,000</w:t>
            </w:r>
          </w:p>
        </w:tc>
        <w:tc>
          <w:tcPr>
            <w:tcW w:w="982" w:type="dxa"/>
            <w:shd w:val="clear" w:color="auto" w:fill="F3F3EF"/>
          </w:tcPr>
          <w:p w14:paraId="12C0568C" w14:textId="77777777" w:rsidR="008623A5" w:rsidRPr="0034501F" w:rsidRDefault="008623A5" w:rsidP="00A246FC">
            <w:pPr>
              <w:spacing w:before="71"/>
              <w:ind w:right="89"/>
              <w:jc w:val="right"/>
              <w:rPr>
                <w:rFonts w:ascii="Arial" w:eastAsia="Arial" w:hAnsi="Arial" w:cs="Arial"/>
                <w:sz w:val="19"/>
              </w:rPr>
            </w:pPr>
            <w:r w:rsidRPr="0034501F">
              <w:rPr>
                <w:rFonts w:ascii="Arial" w:eastAsia="Arial" w:hAnsi="Arial" w:cs="Arial"/>
                <w:spacing w:val="-5"/>
                <w:w w:val="110"/>
                <w:sz w:val="19"/>
              </w:rPr>
              <w:t>30</w:t>
            </w:r>
          </w:p>
        </w:tc>
        <w:tc>
          <w:tcPr>
            <w:tcW w:w="693" w:type="dxa"/>
            <w:shd w:val="clear" w:color="auto" w:fill="F3F3EF"/>
          </w:tcPr>
          <w:p w14:paraId="77C4EE94" w14:textId="77777777" w:rsidR="008623A5" w:rsidRPr="0034501F" w:rsidRDefault="008623A5" w:rsidP="00A246FC">
            <w:pPr>
              <w:spacing w:before="71"/>
              <w:ind w:right="83"/>
              <w:jc w:val="right"/>
              <w:rPr>
                <w:rFonts w:ascii="Arial" w:eastAsia="Arial" w:hAnsi="Arial" w:cs="Arial"/>
                <w:sz w:val="19"/>
              </w:rPr>
            </w:pPr>
            <w:r w:rsidRPr="0034501F">
              <w:rPr>
                <w:rFonts w:ascii="Arial" w:eastAsia="Arial" w:hAnsi="Arial" w:cs="Arial"/>
                <w:spacing w:val="-10"/>
                <w:w w:val="110"/>
                <w:sz w:val="19"/>
              </w:rPr>
              <w:t>0</w:t>
            </w:r>
          </w:p>
        </w:tc>
        <w:tc>
          <w:tcPr>
            <w:tcW w:w="1291" w:type="dxa"/>
            <w:shd w:val="clear" w:color="auto" w:fill="F3F3EF"/>
          </w:tcPr>
          <w:p w14:paraId="5901AD08" w14:textId="77777777" w:rsidR="008623A5" w:rsidRPr="0034501F" w:rsidRDefault="008623A5" w:rsidP="00A246FC">
            <w:pPr>
              <w:spacing w:before="71"/>
              <w:ind w:left="52"/>
              <w:rPr>
                <w:rFonts w:ascii="Arial" w:eastAsia="Arial" w:hAnsi="Arial" w:cs="Arial"/>
                <w:sz w:val="19"/>
              </w:rPr>
            </w:pPr>
            <w:r w:rsidRPr="0034501F">
              <w:rPr>
                <w:rFonts w:ascii="Arial" w:eastAsia="Arial" w:hAnsi="Arial" w:cs="Arial"/>
                <w:sz w:val="19"/>
              </w:rPr>
              <w:t>Oct</w:t>
            </w:r>
            <w:r w:rsidRPr="0034501F">
              <w:rPr>
                <w:rFonts w:ascii="Arial" w:eastAsia="Arial" w:hAnsi="Arial" w:cs="Arial"/>
                <w:spacing w:val="23"/>
                <w:sz w:val="19"/>
              </w:rPr>
              <w:t xml:space="preserve"> </w:t>
            </w:r>
            <w:r w:rsidRPr="0034501F">
              <w:rPr>
                <w:rFonts w:ascii="Arial" w:eastAsia="Arial" w:hAnsi="Arial" w:cs="Arial"/>
                <w:sz w:val="19"/>
              </w:rPr>
              <w:t>15,</w:t>
            </w:r>
            <w:r w:rsidRPr="0034501F">
              <w:rPr>
                <w:rFonts w:ascii="Arial" w:eastAsia="Arial" w:hAnsi="Arial" w:cs="Arial"/>
                <w:spacing w:val="-6"/>
                <w:sz w:val="19"/>
              </w:rPr>
              <w:t xml:space="preserve"> </w:t>
            </w:r>
            <w:r w:rsidRPr="0034501F">
              <w:rPr>
                <w:rFonts w:ascii="Arial" w:eastAsia="Arial" w:hAnsi="Arial" w:cs="Arial"/>
                <w:spacing w:val="-4"/>
                <w:sz w:val="19"/>
              </w:rPr>
              <w:t>2026</w:t>
            </w:r>
          </w:p>
        </w:tc>
        <w:tc>
          <w:tcPr>
            <w:tcW w:w="1276" w:type="dxa"/>
            <w:shd w:val="clear" w:color="auto" w:fill="F3F3EF"/>
          </w:tcPr>
          <w:p w14:paraId="3058031E" w14:textId="77777777" w:rsidR="008623A5" w:rsidRPr="0034501F" w:rsidRDefault="008623A5" w:rsidP="00A246FC">
            <w:pPr>
              <w:spacing w:before="71"/>
              <w:ind w:left="50"/>
              <w:rPr>
                <w:rFonts w:ascii="Arial" w:eastAsia="Arial" w:hAnsi="Arial" w:cs="Arial"/>
                <w:sz w:val="19"/>
              </w:rPr>
            </w:pPr>
            <w:r w:rsidRPr="0034501F">
              <w:rPr>
                <w:rFonts w:ascii="Arial" w:eastAsia="Arial" w:hAnsi="Arial" w:cs="Arial"/>
                <w:spacing w:val="-2"/>
                <w:sz w:val="19"/>
              </w:rPr>
              <w:t>Oct</w:t>
            </w:r>
            <w:r w:rsidRPr="0034501F">
              <w:rPr>
                <w:rFonts w:ascii="Arial" w:eastAsia="Arial" w:hAnsi="Arial" w:cs="Arial"/>
                <w:spacing w:val="-11"/>
                <w:sz w:val="19"/>
              </w:rPr>
              <w:t xml:space="preserve"> </w:t>
            </w:r>
            <w:r w:rsidRPr="0034501F">
              <w:rPr>
                <w:rFonts w:ascii="Arial" w:eastAsia="Arial" w:hAnsi="Arial" w:cs="Arial"/>
                <w:spacing w:val="-2"/>
                <w:sz w:val="19"/>
              </w:rPr>
              <w:t>14,</w:t>
            </w:r>
            <w:r w:rsidRPr="0034501F">
              <w:rPr>
                <w:rFonts w:ascii="Arial" w:eastAsia="Arial" w:hAnsi="Arial" w:cs="Arial"/>
                <w:spacing w:val="-5"/>
                <w:sz w:val="19"/>
              </w:rPr>
              <w:t xml:space="preserve"> </w:t>
            </w:r>
            <w:r w:rsidRPr="0034501F">
              <w:rPr>
                <w:rFonts w:ascii="Arial" w:eastAsia="Arial" w:hAnsi="Arial" w:cs="Arial"/>
                <w:spacing w:val="-4"/>
                <w:sz w:val="19"/>
              </w:rPr>
              <w:t>2029</w:t>
            </w:r>
          </w:p>
        </w:tc>
      </w:tr>
      <w:tr w:rsidR="008623A5" w:rsidRPr="0034501F" w14:paraId="18CD1D96" w14:textId="77777777" w:rsidTr="00E97DB7">
        <w:trPr>
          <w:trHeight w:val="640"/>
        </w:trPr>
        <w:tc>
          <w:tcPr>
            <w:tcW w:w="1833" w:type="dxa"/>
          </w:tcPr>
          <w:p w14:paraId="2FC917FB" w14:textId="77777777" w:rsidR="008623A5" w:rsidRPr="0034501F" w:rsidRDefault="008623A5" w:rsidP="00A246FC">
            <w:pPr>
              <w:spacing w:before="67"/>
              <w:ind w:left="70"/>
              <w:rPr>
                <w:rFonts w:ascii="Arial" w:eastAsia="Arial" w:hAnsi="Arial" w:cs="Arial"/>
                <w:sz w:val="19"/>
              </w:rPr>
            </w:pPr>
            <w:r w:rsidRPr="0034501F">
              <w:rPr>
                <w:rFonts w:ascii="Arial" w:eastAsia="Arial" w:hAnsi="Arial" w:cs="Arial"/>
                <w:spacing w:val="-6"/>
                <w:sz w:val="19"/>
              </w:rPr>
              <w:t>GRC-KEYIND-</w:t>
            </w:r>
            <w:r w:rsidRPr="0034501F">
              <w:rPr>
                <w:rFonts w:ascii="Arial" w:eastAsia="Arial" w:hAnsi="Arial" w:cs="Arial"/>
                <w:spacing w:val="-12"/>
                <w:sz w:val="19"/>
              </w:rPr>
              <w:t>S</w:t>
            </w:r>
          </w:p>
        </w:tc>
        <w:tc>
          <w:tcPr>
            <w:tcW w:w="2660" w:type="dxa"/>
          </w:tcPr>
          <w:p w14:paraId="50A9BFD0" w14:textId="77777777" w:rsidR="008623A5" w:rsidRPr="0034501F" w:rsidRDefault="008623A5" w:rsidP="00A246FC">
            <w:pPr>
              <w:spacing w:before="67"/>
              <w:ind w:left="69"/>
              <w:rPr>
                <w:rFonts w:ascii="Arial" w:eastAsia="Arial" w:hAnsi="Arial" w:cs="Arial"/>
                <w:sz w:val="19"/>
              </w:rPr>
            </w:pPr>
            <w:r w:rsidRPr="0034501F">
              <w:rPr>
                <w:rFonts w:ascii="Arial" w:eastAsia="Arial" w:hAnsi="Arial" w:cs="Arial"/>
                <w:sz w:val="19"/>
              </w:rPr>
              <w:t>Key</w:t>
            </w:r>
            <w:r w:rsidRPr="0034501F">
              <w:rPr>
                <w:rFonts w:ascii="Arial" w:eastAsia="Arial" w:hAnsi="Arial" w:cs="Arial"/>
                <w:spacing w:val="17"/>
                <w:sz w:val="19"/>
              </w:rPr>
              <w:t xml:space="preserve"> </w:t>
            </w:r>
            <w:r w:rsidRPr="0034501F">
              <w:rPr>
                <w:rFonts w:ascii="Arial" w:eastAsia="Arial" w:hAnsi="Arial" w:cs="Arial"/>
                <w:sz w:val="19"/>
              </w:rPr>
              <w:t>Indicator</w:t>
            </w:r>
            <w:r w:rsidRPr="0034501F">
              <w:rPr>
                <w:rFonts w:ascii="Arial" w:eastAsia="Arial" w:hAnsi="Arial" w:cs="Arial"/>
                <w:spacing w:val="24"/>
                <w:sz w:val="19"/>
              </w:rPr>
              <w:t xml:space="preserve"> </w:t>
            </w:r>
            <w:r w:rsidRPr="0034501F">
              <w:rPr>
                <w:rFonts w:ascii="Arial" w:eastAsia="Arial" w:hAnsi="Arial" w:cs="Arial"/>
                <w:spacing w:val="-2"/>
                <w:sz w:val="19"/>
              </w:rPr>
              <w:t>Management</w:t>
            </w:r>
          </w:p>
        </w:tc>
        <w:tc>
          <w:tcPr>
            <w:tcW w:w="1197" w:type="dxa"/>
          </w:tcPr>
          <w:p w14:paraId="1B308148" w14:textId="77777777" w:rsidR="008623A5" w:rsidRPr="0034501F" w:rsidRDefault="008623A5" w:rsidP="00A246FC">
            <w:pPr>
              <w:spacing w:before="67"/>
              <w:ind w:left="89" w:firstLine="300"/>
              <w:rPr>
                <w:rFonts w:ascii="Arial" w:eastAsia="Arial" w:hAnsi="Arial" w:cs="Arial"/>
                <w:sz w:val="19"/>
              </w:rPr>
            </w:pPr>
            <w:r w:rsidRPr="0034501F">
              <w:rPr>
                <w:rFonts w:ascii="Arial" w:eastAsia="Arial" w:hAnsi="Arial" w:cs="Arial"/>
                <w:sz w:val="19"/>
              </w:rPr>
              <w:t>Per</w:t>
            </w:r>
            <w:r w:rsidRPr="0034501F">
              <w:rPr>
                <w:rFonts w:ascii="Arial" w:eastAsia="Arial" w:hAnsi="Arial" w:cs="Arial"/>
                <w:spacing w:val="-14"/>
                <w:sz w:val="19"/>
              </w:rPr>
              <w:t xml:space="preserve"> </w:t>
            </w:r>
            <w:r w:rsidRPr="0034501F">
              <w:rPr>
                <w:rFonts w:ascii="Arial" w:eastAsia="Arial" w:hAnsi="Arial" w:cs="Arial"/>
                <w:sz w:val="19"/>
              </w:rPr>
              <w:t xml:space="preserve">100 </w:t>
            </w:r>
            <w:r w:rsidRPr="0034501F">
              <w:rPr>
                <w:rFonts w:ascii="Arial" w:eastAsia="Arial" w:hAnsi="Arial" w:cs="Arial"/>
                <w:spacing w:val="-2"/>
                <w:sz w:val="19"/>
              </w:rPr>
              <w:t>Employees</w:t>
            </w:r>
          </w:p>
        </w:tc>
        <w:tc>
          <w:tcPr>
            <w:tcW w:w="831" w:type="dxa"/>
          </w:tcPr>
          <w:p w14:paraId="2EDC5E28" w14:textId="77777777" w:rsidR="008623A5" w:rsidRPr="0034501F" w:rsidRDefault="008623A5" w:rsidP="00A246FC">
            <w:pPr>
              <w:spacing w:before="67"/>
              <w:ind w:right="102"/>
              <w:jc w:val="right"/>
              <w:rPr>
                <w:rFonts w:ascii="Arial" w:eastAsia="Arial" w:hAnsi="Arial" w:cs="Arial"/>
                <w:sz w:val="19"/>
              </w:rPr>
            </w:pPr>
            <w:r w:rsidRPr="0034501F">
              <w:rPr>
                <w:rFonts w:ascii="Arial" w:eastAsia="Arial" w:hAnsi="Arial" w:cs="Arial"/>
                <w:spacing w:val="-2"/>
                <w:sz w:val="19"/>
              </w:rPr>
              <w:t>3,000</w:t>
            </w:r>
          </w:p>
        </w:tc>
        <w:tc>
          <w:tcPr>
            <w:tcW w:w="982" w:type="dxa"/>
          </w:tcPr>
          <w:p w14:paraId="5714E472" w14:textId="77777777" w:rsidR="008623A5" w:rsidRPr="0034501F" w:rsidRDefault="008623A5" w:rsidP="00A246FC">
            <w:pPr>
              <w:spacing w:before="67"/>
              <w:ind w:right="89"/>
              <w:jc w:val="right"/>
              <w:rPr>
                <w:rFonts w:ascii="Arial" w:eastAsia="Arial" w:hAnsi="Arial" w:cs="Arial"/>
                <w:sz w:val="19"/>
              </w:rPr>
            </w:pPr>
            <w:r w:rsidRPr="0034501F">
              <w:rPr>
                <w:rFonts w:ascii="Arial" w:eastAsia="Arial" w:hAnsi="Arial" w:cs="Arial"/>
                <w:spacing w:val="-5"/>
                <w:w w:val="110"/>
                <w:sz w:val="19"/>
              </w:rPr>
              <w:t>30</w:t>
            </w:r>
          </w:p>
        </w:tc>
        <w:tc>
          <w:tcPr>
            <w:tcW w:w="693" w:type="dxa"/>
          </w:tcPr>
          <w:p w14:paraId="578CC0EE" w14:textId="77777777" w:rsidR="008623A5" w:rsidRPr="0034501F" w:rsidRDefault="008623A5" w:rsidP="00A246FC">
            <w:pPr>
              <w:spacing w:before="67"/>
              <w:ind w:right="83"/>
              <w:jc w:val="right"/>
              <w:rPr>
                <w:rFonts w:ascii="Arial" w:eastAsia="Arial" w:hAnsi="Arial" w:cs="Arial"/>
                <w:sz w:val="19"/>
              </w:rPr>
            </w:pPr>
            <w:r w:rsidRPr="0034501F">
              <w:rPr>
                <w:rFonts w:ascii="Arial" w:eastAsia="Arial" w:hAnsi="Arial" w:cs="Arial"/>
                <w:spacing w:val="-10"/>
                <w:w w:val="110"/>
                <w:sz w:val="19"/>
              </w:rPr>
              <w:t>0</w:t>
            </w:r>
          </w:p>
        </w:tc>
        <w:tc>
          <w:tcPr>
            <w:tcW w:w="1291" w:type="dxa"/>
          </w:tcPr>
          <w:p w14:paraId="4DD24A4B" w14:textId="77777777" w:rsidR="008623A5" w:rsidRPr="0034501F" w:rsidRDefault="008623A5" w:rsidP="00A246FC">
            <w:pPr>
              <w:spacing w:before="67"/>
              <w:ind w:left="52"/>
              <w:rPr>
                <w:rFonts w:ascii="Arial" w:eastAsia="Arial" w:hAnsi="Arial" w:cs="Arial"/>
                <w:sz w:val="19"/>
              </w:rPr>
            </w:pPr>
            <w:r w:rsidRPr="0034501F">
              <w:rPr>
                <w:rFonts w:ascii="Arial" w:eastAsia="Arial" w:hAnsi="Arial" w:cs="Arial"/>
                <w:sz w:val="19"/>
              </w:rPr>
              <w:t>Oct</w:t>
            </w:r>
            <w:r w:rsidRPr="0034501F">
              <w:rPr>
                <w:rFonts w:ascii="Arial" w:eastAsia="Arial" w:hAnsi="Arial" w:cs="Arial"/>
                <w:spacing w:val="23"/>
                <w:sz w:val="19"/>
              </w:rPr>
              <w:t xml:space="preserve"> </w:t>
            </w:r>
            <w:r w:rsidRPr="0034501F">
              <w:rPr>
                <w:rFonts w:ascii="Arial" w:eastAsia="Arial" w:hAnsi="Arial" w:cs="Arial"/>
                <w:sz w:val="19"/>
              </w:rPr>
              <w:t>15,</w:t>
            </w:r>
            <w:r w:rsidRPr="0034501F">
              <w:rPr>
                <w:rFonts w:ascii="Arial" w:eastAsia="Arial" w:hAnsi="Arial" w:cs="Arial"/>
                <w:spacing w:val="-6"/>
                <w:sz w:val="19"/>
              </w:rPr>
              <w:t xml:space="preserve"> </w:t>
            </w:r>
            <w:r w:rsidRPr="0034501F">
              <w:rPr>
                <w:rFonts w:ascii="Arial" w:eastAsia="Arial" w:hAnsi="Arial" w:cs="Arial"/>
                <w:spacing w:val="-4"/>
                <w:sz w:val="19"/>
              </w:rPr>
              <w:t>2026</w:t>
            </w:r>
          </w:p>
        </w:tc>
        <w:tc>
          <w:tcPr>
            <w:tcW w:w="1276" w:type="dxa"/>
          </w:tcPr>
          <w:p w14:paraId="1779054D" w14:textId="77777777" w:rsidR="008623A5" w:rsidRPr="0034501F" w:rsidRDefault="008623A5" w:rsidP="00A246FC">
            <w:pPr>
              <w:spacing w:before="67"/>
              <w:ind w:left="50"/>
              <w:rPr>
                <w:rFonts w:ascii="Arial" w:eastAsia="Arial" w:hAnsi="Arial" w:cs="Arial"/>
                <w:sz w:val="19"/>
              </w:rPr>
            </w:pPr>
            <w:r w:rsidRPr="0034501F">
              <w:rPr>
                <w:rFonts w:ascii="Arial" w:eastAsia="Arial" w:hAnsi="Arial" w:cs="Arial"/>
                <w:spacing w:val="-2"/>
                <w:sz w:val="19"/>
              </w:rPr>
              <w:t>Oct</w:t>
            </w:r>
            <w:r w:rsidRPr="0034501F">
              <w:rPr>
                <w:rFonts w:ascii="Arial" w:eastAsia="Arial" w:hAnsi="Arial" w:cs="Arial"/>
                <w:spacing w:val="-11"/>
                <w:sz w:val="19"/>
              </w:rPr>
              <w:t xml:space="preserve"> </w:t>
            </w:r>
            <w:r w:rsidRPr="0034501F">
              <w:rPr>
                <w:rFonts w:ascii="Arial" w:eastAsia="Arial" w:hAnsi="Arial" w:cs="Arial"/>
                <w:spacing w:val="-2"/>
                <w:sz w:val="19"/>
              </w:rPr>
              <w:t>14,</w:t>
            </w:r>
            <w:r w:rsidRPr="0034501F">
              <w:rPr>
                <w:rFonts w:ascii="Arial" w:eastAsia="Arial" w:hAnsi="Arial" w:cs="Arial"/>
                <w:spacing w:val="-5"/>
                <w:sz w:val="19"/>
              </w:rPr>
              <w:t xml:space="preserve"> </w:t>
            </w:r>
            <w:r w:rsidRPr="0034501F">
              <w:rPr>
                <w:rFonts w:ascii="Arial" w:eastAsia="Arial" w:hAnsi="Arial" w:cs="Arial"/>
                <w:spacing w:val="-4"/>
                <w:sz w:val="19"/>
              </w:rPr>
              <w:t>2029</w:t>
            </w:r>
          </w:p>
        </w:tc>
      </w:tr>
      <w:tr w:rsidR="008623A5" w:rsidRPr="0034501F" w14:paraId="70602A81" w14:textId="77777777" w:rsidTr="00E97DB7">
        <w:trPr>
          <w:trHeight w:val="644"/>
        </w:trPr>
        <w:tc>
          <w:tcPr>
            <w:tcW w:w="1833" w:type="dxa"/>
            <w:shd w:val="clear" w:color="auto" w:fill="F3F3EF"/>
          </w:tcPr>
          <w:p w14:paraId="0FF4C954" w14:textId="77777777" w:rsidR="008623A5" w:rsidRPr="0034501F" w:rsidRDefault="008623A5" w:rsidP="00A246FC">
            <w:pPr>
              <w:spacing w:before="71"/>
              <w:ind w:left="70"/>
              <w:rPr>
                <w:rFonts w:ascii="Arial" w:eastAsia="Arial" w:hAnsi="Arial" w:cs="Arial"/>
                <w:sz w:val="19"/>
              </w:rPr>
            </w:pPr>
            <w:r w:rsidRPr="0034501F">
              <w:rPr>
                <w:rFonts w:ascii="Arial" w:eastAsia="Arial" w:hAnsi="Arial" w:cs="Arial"/>
                <w:spacing w:val="-2"/>
                <w:sz w:val="19"/>
              </w:rPr>
              <w:t>GRC-BAC-</w:t>
            </w:r>
            <w:r w:rsidRPr="0034501F">
              <w:rPr>
                <w:rFonts w:ascii="Arial" w:eastAsia="Arial" w:hAnsi="Arial" w:cs="Arial"/>
                <w:spacing w:val="-10"/>
                <w:sz w:val="19"/>
              </w:rPr>
              <w:t>S</w:t>
            </w:r>
          </w:p>
        </w:tc>
        <w:tc>
          <w:tcPr>
            <w:tcW w:w="2660" w:type="dxa"/>
            <w:shd w:val="clear" w:color="auto" w:fill="F3F3EF"/>
          </w:tcPr>
          <w:p w14:paraId="3CDC5A15" w14:textId="77777777" w:rsidR="008623A5" w:rsidRPr="0034501F" w:rsidRDefault="008623A5" w:rsidP="00A246FC">
            <w:pPr>
              <w:spacing w:before="10" w:line="280" w:lineRule="atLeast"/>
              <w:ind w:left="69"/>
              <w:rPr>
                <w:rFonts w:ascii="Arial" w:eastAsia="Arial" w:hAnsi="Arial" w:cs="Arial"/>
                <w:sz w:val="19"/>
              </w:rPr>
            </w:pPr>
            <w:r w:rsidRPr="0034501F">
              <w:rPr>
                <w:rFonts w:ascii="Arial" w:eastAsia="Arial" w:hAnsi="Arial" w:cs="Arial"/>
                <w:spacing w:val="-2"/>
                <w:sz w:val="19"/>
              </w:rPr>
              <w:t>Business</w:t>
            </w:r>
            <w:r w:rsidRPr="0034501F">
              <w:rPr>
                <w:rFonts w:ascii="Arial" w:eastAsia="Arial" w:hAnsi="Arial" w:cs="Arial"/>
                <w:spacing w:val="-13"/>
                <w:sz w:val="19"/>
              </w:rPr>
              <w:t xml:space="preserve"> </w:t>
            </w:r>
            <w:r w:rsidRPr="0034501F">
              <w:rPr>
                <w:rFonts w:ascii="Arial" w:eastAsia="Arial" w:hAnsi="Arial" w:cs="Arial"/>
                <w:spacing w:val="-2"/>
                <w:sz w:val="19"/>
              </w:rPr>
              <w:t>Asset</w:t>
            </w:r>
            <w:r w:rsidRPr="0034501F">
              <w:rPr>
                <w:rFonts w:ascii="Arial" w:eastAsia="Arial" w:hAnsi="Arial" w:cs="Arial"/>
                <w:spacing w:val="-12"/>
                <w:sz w:val="19"/>
              </w:rPr>
              <w:t xml:space="preserve"> </w:t>
            </w:r>
            <w:r w:rsidRPr="0034501F">
              <w:rPr>
                <w:rFonts w:ascii="Arial" w:eastAsia="Arial" w:hAnsi="Arial" w:cs="Arial"/>
                <w:spacing w:val="-2"/>
                <w:sz w:val="19"/>
              </w:rPr>
              <w:t xml:space="preserve">Catalog </w:t>
            </w:r>
            <w:r w:rsidRPr="0034501F">
              <w:rPr>
                <w:rFonts w:ascii="Arial" w:eastAsia="Arial" w:hAnsi="Arial" w:cs="Arial"/>
                <w:sz w:val="19"/>
              </w:rPr>
              <w:t>Subscription Software</w:t>
            </w:r>
          </w:p>
        </w:tc>
        <w:tc>
          <w:tcPr>
            <w:tcW w:w="1197" w:type="dxa"/>
            <w:shd w:val="clear" w:color="auto" w:fill="F3F3EF"/>
          </w:tcPr>
          <w:p w14:paraId="6C78A4CD" w14:textId="77777777" w:rsidR="008623A5" w:rsidRPr="0034501F" w:rsidRDefault="008623A5" w:rsidP="00A246FC">
            <w:pPr>
              <w:spacing w:before="71"/>
              <w:ind w:left="89" w:firstLine="300"/>
              <w:rPr>
                <w:rFonts w:ascii="Arial" w:eastAsia="Arial" w:hAnsi="Arial" w:cs="Arial"/>
                <w:sz w:val="19"/>
              </w:rPr>
            </w:pPr>
            <w:r w:rsidRPr="0034501F">
              <w:rPr>
                <w:rFonts w:ascii="Arial" w:eastAsia="Arial" w:hAnsi="Arial" w:cs="Arial"/>
                <w:sz w:val="19"/>
              </w:rPr>
              <w:t>Per</w:t>
            </w:r>
            <w:r w:rsidRPr="0034501F">
              <w:rPr>
                <w:rFonts w:ascii="Arial" w:eastAsia="Arial" w:hAnsi="Arial" w:cs="Arial"/>
                <w:spacing w:val="-14"/>
                <w:sz w:val="19"/>
              </w:rPr>
              <w:t xml:space="preserve"> </w:t>
            </w:r>
            <w:r w:rsidRPr="0034501F">
              <w:rPr>
                <w:rFonts w:ascii="Arial" w:eastAsia="Arial" w:hAnsi="Arial" w:cs="Arial"/>
                <w:sz w:val="19"/>
              </w:rPr>
              <w:t xml:space="preserve">100 </w:t>
            </w:r>
            <w:r w:rsidRPr="0034501F">
              <w:rPr>
                <w:rFonts w:ascii="Arial" w:eastAsia="Arial" w:hAnsi="Arial" w:cs="Arial"/>
                <w:spacing w:val="-2"/>
                <w:sz w:val="19"/>
              </w:rPr>
              <w:t>Employees</w:t>
            </w:r>
          </w:p>
        </w:tc>
        <w:tc>
          <w:tcPr>
            <w:tcW w:w="831" w:type="dxa"/>
            <w:shd w:val="clear" w:color="auto" w:fill="F3F3EF"/>
          </w:tcPr>
          <w:p w14:paraId="6B57501F" w14:textId="77777777" w:rsidR="008623A5" w:rsidRPr="0034501F" w:rsidRDefault="008623A5" w:rsidP="00A246FC">
            <w:pPr>
              <w:spacing w:before="71"/>
              <w:ind w:right="102"/>
              <w:jc w:val="right"/>
              <w:rPr>
                <w:rFonts w:ascii="Arial" w:eastAsia="Arial" w:hAnsi="Arial" w:cs="Arial"/>
                <w:sz w:val="19"/>
              </w:rPr>
            </w:pPr>
            <w:r w:rsidRPr="0034501F">
              <w:rPr>
                <w:rFonts w:ascii="Arial" w:eastAsia="Arial" w:hAnsi="Arial" w:cs="Arial"/>
                <w:spacing w:val="-2"/>
                <w:sz w:val="19"/>
              </w:rPr>
              <w:t>3,000</w:t>
            </w:r>
          </w:p>
        </w:tc>
        <w:tc>
          <w:tcPr>
            <w:tcW w:w="982" w:type="dxa"/>
            <w:shd w:val="clear" w:color="auto" w:fill="F3F3EF"/>
          </w:tcPr>
          <w:p w14:paraId="0FA994A6" w14:textId="77777777" w:rsidR="008623A5" w:rsidRPr="0034501F" w:rsidRDefault="008623A5" w:rsidP="00A246FC">
            <w:pPr>
              <w:spacing w:before="71"/>
              <w:ind w:right="89"/>
              <w:jc w:val="right"/>
              <w:rPr>
                <w:rFonts w:ascii="Arial" w:eastAsia="Arial" w:hAnsi="Arial" w:cs="Arial"/>
                <w:sz w:val="19"/>
              </w:rPr>
            </w:pPr>
            <w:r w:rsidRPr="0034501F">
              <w:rPr>
                <w:rFonts w:ascii="Arial" w:eastAsia="Arial" w:hAnsi="Arial" w:cs="Arial"/>
                <w:spacing w:val="-5"/>
                <w:w w:val="110"/>
                <w:sz w:val="19"/>
              </w:rPr>
              <w:t>30</w:t>
            </w:r>
          </w:p>
        </w:tc>
        <w:tc>
          <w:tcPr>
            <w:tcW w:w="693" w:type="dxa"/>
            <w:shd w:val="clear" w:color="auto" w:fill="F3F3EF"/>
          </w:tcPr>
          <w:p w14:paraId="77B8609E" w14:textId="77777777" w:rsidR="008623A5" w:rsidRPr="0034501F" w:rsidRDefault="008623A5" w:rsidP="00A246FC">
            <w:pPr>
              <w:spacing w:before="71"/>
              <w:ind w:right="83"/>
              <w:jc w:val="right"/>
              <w:rPr>
                <w:rFonts w:ascii="Arial" w:eastAsia="Arial" w:hAnsi="Arial" w:cs="Arial"/>
                <w:sz w:val="19"/>
              </w:rPr>
            </w:pPr>
            <w:r w:rsidRPr="0034501F">
              <w:rPr>
                <w:rFonts w:ascii="Arial" w:eastAsia="Arial" w:hAnsi="Arial" w:cs="Arial"/>
                <w:spacing w:val="-10"/>
                <w:w w:val="110"/>
                <w:sz w:val="19"/>
              </w:rPr>
              <w:t>0</w:t>
            </w:r>
          </w:p>
        </w:tc>
        <w:tc>
          <w:tcPr>
            <w:tcW w:w="1291" w:type="dxa"/>
            <w:shd w:val="clear" w:color="auto" w:fill="F3F3EF"/>
          </w:tcPr>
          <w:p w14:paraId="775F9611" w14:textId="77777777" w:rsidR="008623A5" w:rsidRPr="0034501F" w:rsidRDefault="008623A5" w:rsidP="00A246FC">
            <w:pPr>
              <w:spacing w:before="71"/>
              <w:ind w:left="52"/>
              <w:rPr>
                <w:rFonts w:ascii="Arial" w:eastAsia="Arial" w:hAnsi="Arial" w:cs="Arial"/>
                <w:sz w:val="19"/>
              </w:rPr>
            </w:pPr>
            <w:r w:rsidRPr="0034501F">
              <w:rPr>
                <w:rFonts w:ascii="Arial" w:eastAsia="Arial" w:hAnsi="Arial" w:cs="Arial"/>
                <w:sz w:val="19"/>
              </w:rPr>
              <w:t>Oct</w:t>
            </w:r>
            <w:r w:rsidRPr="0034501F">
              <w:rPr>
                <w:rFonts w:ascii="Arial" w:eastAsia="Arial" w:hAnsi="Arial" w:cs="Arial"/>
                <w:spacing w:val="23"/>
                <w:sz w:val="19"/>
              </w:rPr>
              <w:t xml:space="preserve"> </w:t>
            </w:r>
            <w:r w:rsidRPr="0034501F">
              <w:rPr>
                <w:rFonts w:ascii="Arial" w:eastAsia="Arial" w:hAnsi="Arial" w:cs="Arial"/>
                <w:sz w:val="19"/>
              </w:rPr>
              <w:t>15,</w:t>
            </w:r>
            <w:r w:rsidRPr="0034501F">
              <w:rPr>
                <w:rFonts w:ascii="Arial" w:eastAsia="Arial" w:hAnsi="Arial" w:cs="Arial"/>
                <w:spacing w:val="-6"/>
                <w:sz w:val="19"/>
              </w:rPr>
              <w:t xml:space="preserve"> </w:t>
            </w:r>
            <w:r w:rsidRPr="0034501F">
              <w:rPr>
                <w:rFonts w:ascii="Arial" w:eastAsia="Arial" w:hAnsi="Arial" w:cs="Arial"/>
                <w:spacing w:val="-4"/>
                <w:sz w:val="19"/>
              </w:rPr>
              <w:t>2026</w:t>
            </w:r>
          </w:p>
        </w:tc>
        <w:tc>
          <w:tcPr>
            <w:tcW w:w="1276" w:type="dxa"/>
            <w:shd w:val="clear" w:color="auto" w:fill="F3F3EF"/>
          </w:tcPr>
          <w:p w14:paraId="290CF001" w14:textId="77777777" w:rsidR="008623A5" w:rsidRPr="0034501F" w:rsidRDefault="008623A5" w:rsidP="00A246FC">
            <w:pPr>
              <w:spacing w:before="71"/>
              <w:ind w:left="50"/>
              <w:rPr>
                <w:rFonts w:ascii="Arial" w:eastAsia="Arial" w:hAnsi="Arial" w:cs="Arial"/>
                <w:sz w:val="19"/>
              </w:rPr>
            </w:pPr>
            <w:r w:rsidRPr="0034501F">
              <w:rPr>
                <w:rFonts w:ascii="Arial" w:eastAsia="Arial" w:hAnsi="Arial" w:cs="Arial"/>
                <w:spacing w:val="-2"/>
                <w:sz w:val="19"/>
              </w:rPr>
              <w:t>Oct</w:t>
            </w:r>
            <w:r w:rsidRPr="0034501F">
              <w:rPr>
                <w:rFonts w:ascii="Arial" w:eastAsia="Arial" w:hAnsi="Arial" w:cs="Arial"/>
                <w:spacing w:val="-11"/>
                <w:sz w:val="19"/>
              </w:rPr>
              <w:t xml:space="preserve"> </w:t>
            </w:r>
            <w:r w:rsidRPr="0034501F">
              <w:rPr>
                <w:rFonts w:ascii="Arial" w:eastAsia="Arial" w:hAnsi="Arial" w:cs="Arial"/>
                <w:spacing w:val="-2"/>
                <w:sz w:val="19"/>
              </w:rPr>
              <w:t>14,</w:t>
            </w:r>
            <w:r w:rsidRPr="0034501F">
              <w:rPr>
                <w:rFonts w:ascii="Arial" w:eastAsia="Arial" w:hAnsi="Arial" w:cs="Arial"/>
                <w:spacing w:val="-5"/>
                <w:sz w:val="19"/>
              </w:rPr>
              <w:t xml:space="preserve"> </w:t>
            </w:r>
            <w:r w:rsidRPr="0034501F">
              <w:rPr>
                <w:rFonts w:ascii="Arial" w:eastAsia="Arial" w:hAnsi="Arial" w:cs="Arial"/>
                <w:spacing w:val="-4"/>
                <w:sz w:val="19"/>
              </w:rPr>
              <w:t>2029</w:t>
            </w:r>
          </w:p>
        </w:tc>
      </w:tr>
      <w:tr w:rsidR="008623A5" w:rsidRPr="0034501F" w14:paraId="5522823B" w14:textId="77777777" w:rsidTr="00E97DB7">
        <w:trPr>
          <w:trHeight w:val="640"/>
        </w:trPr>
        <w:tc>
          <w:tcPr>
            <w:tcW w:w="1833" w:type="dxa"/>
          </w:tcPr>
          <w:p w14:paraId="344B9664" w14:textId="77777777" w:rsidR="008623A5" w:rsidRPr="0034501F" w:rsidRDefault="008623A5" w:rsidP="00A246FC">
            <w:pPr>
              <w:spacing w:before="66"/>
              <w:ind w:left="70"/>
              <w:rPr>
                <w:rFonts w:ascii="Arial" w:eastAsia="Arial" w:hAnsi="Arial" w:cs="Arial"/>
                <w:sz w:val="19"/>
              </w:rPr>
            </w:pPr>
            <w:r w:rsidRPr="0034501F">
              <w:rPr>
                <w:rFonts w:ascii="Arial" w:eastAsia="Arial" w:hAnsi="Arial" w:cs="Arial"/>
                <w:spacing w:val="-8"/>
                <w:sz w:val="19"/>
              </w:rPr>
              <w:t>GRC-RSKINV-</w:t>
            </w:r>
            <w:r w:rsidRPr="0034501F">
              <w:rPr>
                <w:rFonts w:ascii="Arial" w:eastAsia="Arial" w:hAnsi="Arial" w:cs="Arial"/>
                <w:spacing w:val="-10"/>
                <w:sz w:val="19"/>
              </w:rPr>
              <w:t>S</w:t>
            </w:r>
          </w:p>
        </w:tc>
        <w:tc>
          <w:tcPr>
            <w:tcW w:w="2660" w:type="dxa"/>
          </w:tcPr>
          <w:p w14:paraId="52D55A03" w14:textId="77777777" w:rsidR="008623A5" w:rsidRPr="0034501F" w:rsidRDefault="008623A5" w:rsidP="00A246FC">
            <w:pPr>
              <w:spacing w:before="66"/>
              <w:ind w:left="69"/>
              <w:rPr>
                <w:rFonts w:ascii="Arial" w:eastAsia="Arial" w:hAnsi="Arial" w:cs="Arial"/>
                <w:sz w:val="19"/>
              </w:rPr>
            </w:pPr>
            <w:r w:rsidRPr="0034501F">
              <w:rPr>
                <w:rFonts w:ascii="Arial" w:eastAsia="Arial" w:hAnsi="Arial" w:cs="Arial"/>
                <w:sz w:val="19"/>
              </w:rPr>
              <w:t>Enterprise</w:t>
            </w:r>
            <w:r w:rsidRPr="0034501F">
              <w:rPr>
                <w:rFonts w:ascii="Arial" w:eastAsia="Arial" w:hAnsi="Arial" w:cs="Arial"/>
                <w:spacing w:val="-4"/>
                <w:sz w:val="19"/>
              </w:rPr>
              <w:t xml:space="preserve"> </w:t>
            </w:r>
            <w:r w:rsidRPr="0034501F">
              <w:rPr>
                <w:rFonts w:ascii="Arial" w:eastAsia="Arial" w:hAnsi="Arial" w:cs="Arial"/>
                <w:sz w:val="19"/>
              </w:rPr>
              <w:t>Risk</w:t>
            </w:r>
            <w:r w:rsidRPr="0034501F">
              <w:rPr>
                <w:rFonts w:ascii="Arial" w:eastAsia="Arial" w:hAnsi="Arial" w:cs="Arial"/>
                <w:spacing w:val="-4"/>
                <w:sz w:val="19"/>
              </w:rPr>
              <w:t xml:space="preserve"> </w:t>
            </w:r>
            <w:r w:rsidRPr="0034501F">
              <w:rPr>
                <w:rFonts w:ascii="Arial" w:eastAsia="Arial" w:hAnsi="Arial" w:cs="Arial"/>
                <w:spacing w:val="-2"/>
                <w:sz w:val="19"/>
              </w:rPr>
              <w:t>Management</w:t>
            </w:r>
          </w:p>
        </w:tc>
        <w:tc>
          <w:tcPr>
            <w:tcW w:w="1197" w:type="dxa"/>
          </w:tcPr>
          <w:p w14:paraId="5DEAFD34" w14:textId="77777777" w:rsidR="008623A5" w:rsidRPr="0034501F" w:rsidRDefault="008623A5" w:rsidP="00A246FC">
            <w:pPr>
              <w:spacing w:before="70" w:line="235" w:lineRule="auto"/>
              <w:ind w:left="89" w:firstLine="300"/>
              <w:rPr>
                <w:rFonts w:ascii="Arial" w:eastAsia="Arial" w:hAnsi="Arial" w:cs="Arial"/>
                <w:sz w:val="19"/>
              </w:rPr>
            </w:pPr>
            <w:r w:rsidRPr="0034501F">
              <w:rPr>
                <w:rFonts w:ascii="Arial" w:eastAsia="Arial" w:hAnsi="Arial" w:cs="Arial"/>
                <w:sz w:val="19"/>
              </w:rPr>
              <w:t>Per</w:t>
            </w:r>
            <w:r w:rsidRPr="0034501F">
              <w:rPr>
                <w:rFonts w:ascii="Arial" w:eastAsia="Arial" w:hAnsi="Arial" w:cs="Arial"/>
                <w:spacing w:val="-14"/>
                <w:sz w:val="19"/>
              </w:rPr>
              <w:t xml:space="preserve"> </w:t>
            </w:r>
            <w:r w:rsidRPr="0034501F">
              <w:rPr>
                <w:rFonts w:ascii="Arial" w:eastAsia="Arial" w:hAnsi="Arial" w:cs="Arial"/>
                <w:sz w:val="19"/>
              </w:rPr>
              <w:t xml:space="preserve">100 </w:t>
            </w:r>
            <w:r w:rsidRPr="0034501F">
              <w:rPr>
                <w:rFonts w:ascii="Arial" w:eastAsia="Arial" w:hAnsi="Arial" w:cs="Arial"/>
                <w:spacing w:val="-2"/>
                <w:sz w:val="19"/>
              </w:rPr>
              <w:t>Employees</w:t>
            </w:r>
          </w:p>
        </w:tc>
        <w:tc>
          <w:tcPr>
            <w:tcW w:w="831" w:type="dxa"/>
          </w:tcPr>
          <w:p w14:paraId="1B00A51C" w14:textId="77777777" w:rsidR="008623A5" w:rsidRPr="0034501F" w:rsidRDefault="008623A5" w:rsidP="00A246FC">
            <w:pPr>
              <w:spacing w:before="66"/>
              <w:ind w:right="102"/>
              <w:jc w:val="right"/>
              <w:rPr>
                <w:rFonts w:ascii="Arial" w:eastAsia="Arial" w:hAnsi="Arial" w:cs="Arial"/>
                <w:sz w:val="19"/>
              </w:rPr>
            </w:pPr>
            <w:r w:rsidRPr="0034501F">
              <w:rPr>
                <w:rFonts w:ascii="Arial" w:eastAsia="Arial" w:hAnsi="Arial" w:cs="Arial"/>
                <w:spacing w:val="-2"/>
                <w:sz w:val="19"/>
              </w:rPr>
              <w:t>3,000</w:t>
            </w:r>
          </w:p>
        </w:tc>
        <w:tc>
          <w:tcPr>
            <w:tcW w:w="982" w:type="dxa"/>
          </w:tcPr>
          <w:p w14:paraId="02CAE843" w14:textId="77777777" w:rsidR="008623A5" w:rsidRPr="0034501F" w:rsidRDefault="008623A5" w:rsidP="00A246FC">
            <w:pPr>
              <w:spacing w:before="66"/>
              <w:ind w:right="89"/>
              <w:jc w:val="right"/>
              <w:rPr>
                <w:rFonts w:ascii="Arial" w:eastAsia="Arial" w:hAnsi="Arial" w:cs="Arial"/>
                <w:sz w:val="19"/>
              </w:rPr>
            </w:pPr>
            <w:r w:rsidRPr="0034501F">
              <w:rPr>
                <w:rFonts w:ascii="Arial" w:eastAsia="Arial" w:hAnsi="Arial" w:cs="Arial"/>
                <w:spacing w:val="-5"/>
                <w:w w:val="110"/>
                <w:sz w:val="19"/>
              </w:rPr>
              <w:t>30</w:t>
            </w:r>
          </w:p>
        </w:tc>
        <w:tc>
          <w:tcPr>
            <w:tcW w:w="693" w:type="dxa"/>
          </w:tcPr>
          <w:p w14:paraId="3D3CF196" w14:textId="77777777" w:rsidR="008623A5" w:rsidRPr="0034501F" w:rsidRDefault="008623A5" w:rsidP="00A246FC">
            <w:pPr>
              <w:spacing w:before="66"/>
              <w:ind w:right="83"/>
              <w:jc w:val="right"/>
              <w:rPr>
                <w:rFonts w:ascii="Arial" w:eastAsia="Arial" w:hAnsi="Arial" w:cs="Arial"/>
                <w:sz w:val="19"/>
              </w:rPr>
            </w:pPr>
            <w:r w:rsidRPr="0034501F">
              <w:rPr>
                <w:rFonts w:ascii="Arial" w:eastAsia="Arial" w:hAnsi="Arial" w:cs="Arial"/>
                <w:spacing w:val="-10"/>
                <w:w w:val="110"/>
                <w:sz w:val="19"/>
              </w:rPr>
              <w:t>0</w:t>
            </w:r>
          </w:p>
        </w:tc>
        <w:tc>
          <w:tcPr>
            <w:tcW w:w="1291" w:type="dxa"/>
          </w:tcPr>
          <w:p w14:paraId="660CD784" w14:textId="77777777" w:rsidR="008623A5" w:rsidRPr="0034501F" w:rsidRDefault="008623A5" w:rsidP="00A246FC">
            <w:pPr>
              <w:spacing w:before="66"/>
              <w:ind w:left="52"/>
              <w:rPr>
                <w:rFonts w:ascii="Arial" w:eastAsia="Arial" w:hAnsi="Arial" w:cs="Arial"/>
                <w:sz w:val="19"/>
              </w:rPr>
            </w:pPr>
            <w:r w:rsidRPr="0034501F">
              <w:rPr>
                <w:rFonts w:ascii="Arial" w:eastAsia="Arial" w:hAnsi="Arial" w:cs="Arial"/>
                <w:sz w:val="19"/>
              </w:rPr>
              <w:t>Oct</w:t>
            </w:r>
            <w:r w:rsidRPr="0034501F">
              <w:rPr>
                <w:rFonts w:ascii="Arial" w:eastAsia="Arial" w:hAnsi="Arial" w:cs="Arial"/>
                <w:spacing w:val="23"/>
                <w:sz w:val="19"/>
              </w:rPr>
              <w:t xml:space="preserve"> </w:t>
            </w:r>
            <w:r w:rsidRPr="0034501F">
              <w:rPr>
                <w:rFonts w:ascii="Arial" w:eastAsia="Arial" w:hAnsi="Arial" w:cs="Arial"/>
                <w:sz w:val="19"/>
              </w:rPr>
              <w:t>15,</w:t>
            </w:r>
            <w:r w:rsidRPr="0034501F">
              <w:rPr>
                <w:rFonts w:ascii="Arial" w:eastAsia="Arial" w:hAnsi="Arial" w:cs="Arial"/>
                <w:spacing w:val="-6"/>
                <w:sz w:val="19"/>
              </w:rPr>
              <w:t xml:space="preserve"> </w:t>
            </w:r>
            <w:r w:rsidRPr="0034501F">
              <w:rPr>
                <w:rFonts w:ascii="Arial" w:eastAsia="Arial" w:hAnsi="Arial" w:cs="Arial"/>
                <w:spacing w:val="-4"/>
                <w:sz w:val="19"/>
              </w:rPr>
              <w:t>2026</w:t>
            </w:r>
          </w:p>
        </w:tc>
        <w:tc>
          <w:tcPr>
            <w:tcW w:w="1276" w:type="dxa"/>
          </w:tcPr>
          <w:p w14:paraId="15B4D380" w14:textId="77777777" w:rsidR="008623A5" w:rsidRPr="0034501F" w:rsidRDefault="008623A5" w:rsidP="00A246FC">
            <w:pPr>
              <w:spacing w:before="66"/>
              <w:ind w:left="50"/>
              <w:rPr>
                <w:rFonts w:ascii="Arial" w:eastAsia="Arial" w:hAnsi="Arial" w:cs="Arial"/>
                <w:sz w:val="19"/>
              </w:rPr>
            </w:pPr>
            <w:r w:rsidRPr="0034501F">
              <w:rPr>
                <w:rFonts w:ascii="Arial" w:eastAsia="Arial" w:hAnsi="Arial" w:cs="Arial"/>
                <w:spacing w:val="-2"/>
                <w:sz w:val="19"/>
              </w:rPr>
              <w:t>Oct</w:t>
            </w:r>
            <w:r w:rsidRPr="0034501F">
              <w:rPr>
                <w:rFonts w:ascii="Arial" w:eastAsia="Arial" w:hAnsi="Arial" w:cs="Arial"/>
                <w:spacing w:val="-11"/>
                <w:sz w:val="19"/>
              </w:rPr>
              <w:t xml:space="preserve"> </w:t>
            </w:r>
            <w:r w:rsidRPr="0034501F">
              <w:rPr>
                <w:rFonts w:ascii="Arial" w:eastAsia="Arial" w:hAnsi="Arial" w:cs="Arial"/>
                <w:spacing w:val="-2"/>
                <w:sz w:val="19"/>
              </w:rPr>
              <w:t>14,</w:t>
            </w:r>
            <w:r w:rsidRPr="0034501F">
              <w:rPr>
                <w:rFonts w:ascii="Arial" w:eastAsia="Arial" w:hAnsi="Arial" w:cs="Arial"/>
                <w:spacing w:val="-5"/>
                <w:sz w:val="19"/>
              </w:rPr>
              <w:t xml:space="preserve"> </w:t>
            </w:r>
            <w:r w:rsidRPr="0034501F">
              <w:rPr>
                <w:rFonts w:ascii="Arial" w:eastAsia="Arial" w:hAnsi="Arial" w:cs="Arial"/>
                <w:spacing w:val="-4"/>
                <w:sz w:val="19"/>
              </w:rPr>
              <w:t>2029</w:t>
            </w:r>
          </w:p>
        </w:tc>
      </w:tr>
      <w:tr w:rsidR="008623A5" w:rsidRPr="0034501F" w14:paraId="74E89B53" w14:textId="77777777" w:rsidTr="00E97DB7">
        <w:trPr>
          <w:trHeight w:val="645"/>
        </w:trPr>
        <w:tc>
          <w:tcPr>
            <w:tcW w:w="1833" w:type="dxa"/>
            <w:shd w:val="clear" w:color="auto" w:fill="F3F3EF"/>
          </w:tcPr>
          <w:p w14:paraId="27EAFC22" w14:textId="77777777" w:rsidR="008623A5" w:rsidRPr="0034501F" w:rsidRDefault="008623A5" w:rsidP="00A246FC">
            <w:pPr>
              <w:spacing w:before="71"/>
              <w:ind w:left="70"/>
              <w:rPr>
                <w:rFonts w:ascii="Arial" w:eastAsia="Arial" w:hAnsi="Arial" w:cs="Arial"/>
                <w:sz w:val="19"/>
              </w:rPr>
            </w:pPr>
            <w:r w:rsidRPr="0034501F">
              <w:rPr>
                <w:rFonts w:ascii="Arial" w:eastAsia="Arial" w:hAnsi="Arial" w:cs="Arial"/>
                <w:spacing w:val="-6"/>
                <w:sz w:val="19"/>
              </w:rPr>
              <w:t>GRC-ISSUE-</w:t>
            </w:r>
            <w:r w:rsidRPr="0034501F">
              <w:rPr>
                <w:rFonts w:ascii="Arial" w:eastAsia="Arial" w:hAnsi="Arial" w:cs="Arial"/>
                <w:spacing w:val="-10"/>
                <w:sz w:val="19"/>
              </w:rPr>
              <w:t>S</w:t>
            </w:r>
          </w:p>
        </w:tc>
        <w:tc>
          <w:tcPr>
            <w:tcW w:w="2660" w:type="dxa"/>
            <w:shd w:val="clear" w:color="auto" w:fill="F3F3EF"/>
          </w:tcPr>
          <w:p w14:paraId="7CD77100" w14:textId="77777777" w:rsidR="008623A5" w:rsidRPr="0034501F" w:rsidRDefault="008623A5" w:rsidP="00A246FC">
            <w:pPr>
              <w:spacing w:before="10" w:line="280" w:lineRule="atLeast"/>
              <w:ind w:left="69" w:right="903"/>
              <w:rPr>
                <w:rFonts w:ascii="Arial" w:eastAsia="Arial" w:hAnsi="Arial" w:cs="Arial"/>
                <w:sz w:val="19"/>
              </w:rPr>
            </w:pPr>
            <w:r w:rsidRPr="0034501F">
              <w:rPr>
                <w:rFonts w:ascii="Arial" w:eastAsia="Arial" w:hAnsi="Arial" w:cs="Arial"/>
                <w:sz w:val="19"/>
              </w:rPr>
              <w:t>Issues Management Subscription</w:t>
            </w:r>
            <w:r w:rsidRPr="0034501F">
              <w:rPr>
                <w:rFonts w:ascii="Arial" w:eastAsia="Arial" w:hAnsi="Arial" w:cs="Arial"/>
                <w:spacing w:val="-14"/>
                <w:sz w:val="19"/>
              </w:rPr>
              <w:t xml:space="preserve"> </w:t>
            </w:r>
            <w:r w:rsidRPr="0034501F">
              <w:rPr>
                <w:rFonts w:ascii="Arial" w:eastAsia="Arial" w:hAnsi="Arial" w:cs="Arial"/>
                <w:sz w:val="19"/>
              </w:rPr>
              <w:t>Software</w:t>
            </w:r>
          </w:p>
        </w:tc>
        <w:tc>
          <w:tcPr>
            <w:tcW w:w="1197" w:type="dxa"/>
            <w:shd w:val="clear" w:color="auto" w:fill="F3F3EF"/>
          </w:tcPr>
          <w:p w14:paraId="7017063B" w14:textId="77777777" w:rsidR="008623A5" w:rsidRPr="0034501F" w:rsidRDefault="008623A5" w:rsidP="00A246FC">
            <w:pPr>
              <w:spacing w:before="75" w:line="235" w:lineRule="auto"/>
              <w:ind w:left="89" w:firstLine="300"/>
              <w:rPr>
                <w:rFonts w:ascii="Arial" w:eastAsia="Arial" w:hAnsi="Arial" w:cs="Arial"/>
                <w:sz w:val="19"/>
              </w:rPr>
            </w:pPr>
            <w:r w:rsidRPr="0034501F">
              <w:rPr>
                <w:rFonts w:ascii="Arial" w:eastAsia="Arial" w:hAnsi="Arial" w:cs="Arial"/>
                <w:sz w:val="19"/>
              </w:rPr>
              <w:t>Per</w:t>
            </w:r>
            <w:r w:rsidRPr="0034501F">
              <w:rPr>
                <w:rFonts w:ascii="Arial" w:eastAsia="Arial" w:hAnsi="Arial" w:cs="Arial"/>
                <w:spacing w:val="-14"/>
                <w:sz w:val="19"/>
              </w:rPr>
              <w:t xml:space="preserve"> </w:t>
            </w:r>
            <w:r w:rsidRPr="0034501F">
              <w:rPr>
                <w:rFonts w:ascii="Arial" w:eastAsia="Arial" w:hAnsi="Arial" w:cs="Arial"/>
                <w:sz w:val="19"/>
              </w:rPr>
              <w:t xml:space="preserve">100 </w:t>
            </w:r>
            <w:r w:rsidRPr="0034501F">
              <w:rPr>
                <w:rFonts w:ascii="Arial" w:eastAsia="Arial" w:hAnsi="Arial" w:cs="Arial"/>
                <w:spacing w:val="-2"/>
                <w:sz w:val="19"/>
              </w:rPr>
              <w:t>Employees</w:t>
            </w:r>
          </w:p>
        </w:tc>
        <w:tc>
          <w:tcPr>
            <w:tcW w:w="831" w:type="dxa"/>
            <w:shd w:val="clear" w:color="auto" w:fill="F3F3EF"/>
          </w:tcPr>
          <w:p w14:paraId="3E570197" w14:textId="77777777" w:rsidR="008623A5" w:rsidRPr="0034501F" w:rsidRDefault="008623A5" w:rsidP="00A246FC">
            <w:pPr>
              <w:spacing w:before="71"/>
              <w:ind w:right="102"/>
              <w:jc w:val="right"/>
              <w:rPr>
                <w:rFonts w:ascii="Arial" w:eastAsia="Arial" w:hAnsi="Arial" w:cs="Arial"/>
                <w:sz w:val="19"/>
              </w:rPr>
            </w:pPr>
            <w:r w:rsidRPr="0034501F">
              <w:rPr>
                <w:rFonts w:ascii="Arial" w:eastAsia="Arial" w:hAnsi="Arial" w:cs="Arial"/>
                <w:spacing w:val="-2"/>
                <w:sz w:val="19"/>
              </w:rPr>
              <w:t>3,000</w:t>
            </w:r>
          </w:p>
        </w:tc>
        <w:tc>
          <w:tcPr>
            <w:tcW w:w="982" w:type="dxa"/>
            <w:shd w:val="clear" w:color="auto" w:fill="F3F3EF"/>
          </w:tcPr>
          <w:p w14:paraId="2AE4D6F2" w14:textId="77777777" w:rsidR="008623A5" w:rsidRPr="0034501F" w:rsidRDefault="008623A5" w:rsidP="00A246FC">
            <w:pPr>
              <w:spacing w:before="71"/>
              <w:ind w:right="89"/>
              <w:jc w:val="right"/>
              <w:rPr>
                <w:rFonts w:ascii="Arial" w:eastAsia="Arial" w:hAnsi="Arial" w:cs="Arial"/>
                <w:sz w:val="19"/>
              </w:rPr>
            </w:pPr>
            <w:r w:rsidRPr="0034501F">
              <w:rPr>
                <w:rFonts w:ascii="Arial" w:eastAsia="Arial" w:hAnsi="Arial" w:cs="Arial"/>
                <w:spacing w:val="-5"/>
                <w:w w:val="110"/>
                <w:sz w:val="19"/>
              </w:rPr>
              <w:t>30</w:t>
            </w:r>
          </w:p>
        </w:tc>
        <w:tc>
          <w:tcPr>
            <w:tcW w:w="693" w:type="dxa"/>
            <w:shd w:val="clear" w:color="auto" w:fill="F3F3EF"/>
          </w:tcPr>
          <w:p w14:paraId="2816DAA2" w14:textId="77777777" w:rsidR="008623A5" w:rsidRPr="0034501F" w:rsidRDefault="008623A5" w:rsidP="00A246FC">
            <w:pPr>
              <w:spacing w:before="71"/>
              <w:ind w:right="83"/>
              <w:jc w:val="right"/>
              <w:rPr>
                <w:rFonts w:ascii="Arial" w:eastAsia="Arial" w:hAnsi="Arial" w:cs="Arial"/>
                <w:sz w:val="19"/>
              </w:rPr>
            </w:pPr>
            <w:r w:rsidRPr="0034501F">
              <w:rPr>
                <w:rFonts w:ascii="Arial" w:eastAsia="Arial" w:hAnsi="Arial" w:cs="Arial"/>
                <w:spacing w:val="-10"/>
                <w:w w:val="110"/>
                <w:sz w:val="19"/>
              </w:rPr>
              <w:t>0</w:t>
            </w:r>
          </w:p>
        </w:tc>
        <w:tc>
          <w:tcPr>
            <w:tcW w:w="1291" w:type="dxa"/>
            <w:shd w:val="clear" w:color="auto" w:fill="F3F3EF"/>
          </w:tcPr>
          <w:p w14:paraId="0FCE2EBA" w14:textId="77777777" w:rsidR="008623A5" w:rsidRPr="0034501F" w:rsidRDefault="008623A5" w:rsidP="00A246FC">
            <w:pPr>
              <w:spacing w:before="71"/>
              <w:ind w:left="52"/>
              <w:rPr>
                <w:rFonts w:ascii="Arial" w:eastAsia="Arial" w:hAnsi="Arial" w:cs="Arial"/>
                <w:sz w:val="19"/>
              </w:rPr>
            </w:pPr>
            <w:r w:rsidRPr="0034501F">
              <w:rPr>
                <w:rFonts w:ascii="Arial" w:eastAsia="Arial" w:hAnsi="Arial" w:cs="Arial"/>
                <w:sz w:val="19"/>
              </w:rPr>
              <w:t>Oct</w:t>
            </w:r>
            <w:r w:rsidRPr="0034501F">
              <w:rPr>
                <w:rFonts w:ascii="Arial" w:eastAsia="Arial" w:hAnsi="Arial" w:cs="Arial"/>
                <w:spacing w:val="27"/>
                <w:sz w:val="19"/>
              </w:rPr>
              <w:t xml:space="preserve"> </w:t>
            </w:r>
            <w:r w:rsidRPr="0034501F">
              <w:rPr>
                <w:rFonts w:ascii="Arial" w:eastAsia="Arial" w:hAnsi="Arial" w:cs="Arial"/>
                <w:spacing w:val="-2"/>
                <w:sz w:val="19"/>
              </w:rPr>
              <w:t>15,2026</w:t>
            </w:r>
          </w:p>
        </w:tc>
        <w:tc>
          <w:tcPr>
            <w:tcW w:w="1276" w:type="dxa"/>
            <w:shd w:val="clear" w:color="auto" w:fill="F3F3EF"/>
          </w:tcPr>
          <w:p w14:paraId="73E3600C" w14:textId="77777777" w:rsidR="008623A5" w:rsidRPr="0034501F" w:rsidRDefault="008623A5" w:rsidP="00A246FC">
            <w:pPr>
              <w:spacing w:before="71"/>
              <w:ind w:left="50"/>
              <w:rPr>
                <w:rFonts w:ascii="Arial" w:eastAsia="Arial" w:hAnsi="Arial" w:cs="Arial"/>
                <w:sz w:val="19"/>
              </w:rPr>
            </w:pPr>
            <w:r w:rsidRPr="0034501F">
              <w:rPr>
                <w:rFonts w:ascii="Arial" w:eastAsia="Arial" w:hAnsi="Arial" w:cs="Arial"/>
                <w:spacing w:val="-2"/>
                <w:sz w:val="19"/>
              </w:rPr>
              <w:t>Oct</w:t>
            </w:r>
            <w:r w:rsidRPr="0034501F">
              <w:rPr>
                <w:rFonts w:ascii="Arial" w:eastAsia="Arial" w:hAnsi="Arial" w:cs="Arial"/>
                <w:spacing w:val="-11"/>
                <w:sz w:val="19"/>
              </w:rPr>
              <w:t xml:space="preserve"> </w:t>
            </w:r>
            <w:r w:rsidRPr="0034501F">
              <w:rPr>
                <w:rFonts w:ascii="Arial" w:eastAsia="Arial" w:hAnsi="Arial" w:cs="Arial"/>
                <w:spacing w:val="-2"/>
                <w:sz w:val="19"/>
              </w:rPr>
              <w:t>14,</w:t>
            </w:r>
            <w:r w:rsidRPr="0034501F">
              <w:rPr>
                <w:rFonts w:ascii="Arial" w:eastAsia="Arial" w:hAnsi="Arial" w:cs="Arial"/>
                <w:spacing w:val="-5"/>
                <w:sz w:val="19"/>
              </w:rPr>
              <w:t xml:space="preserve"> </w:t>
            </w:r>
            <w:r w:rsidRPr="0034501F">
              <w:rPr>
                <w:rFonts w:ascii="Arial" w:eastAsia="Arial" w:hAnsi="Arial" w:cs="Arial"/>
                <w:spacing w:val="-4"/>
                <w:sz w:val="19"/>
              </w:rPr>
              <w:t>2029</w:t>
            </w:r>
          </w:p>
        </w:tc>
      </w:tr>
      <w:tr w:rsidR="008623A5" w:rsidRPr="0034501F" w14:paraId="16B6C291" w14:textId="77777777" w:rsidTr="00E97DB7">
        <w:trPr>
          <w:trHeight w:val="640"/>
        </w:trPr>
        <w:tc>
          <w:tcPr>
            <w:tcW w:w="1833" w:type="dxa"/>
            <w:shd w:val="clear" w:color="auto" w:fill="F3F3EF"/>
          </w:tcPr>
          <w:p w14:paraId="1A9BBFCF" w14:textId="77777777" w:rsidR="008623A5" w:rsidRPr="0034501F" w:rsidRDefault="008623A5" w:rsidP="00A246FC">
            <w:pPr>
              <w:spacing w:before="67"/>
              <w:ind w:left="70" w:right="55"/>
              <w:rPr>
                <w:rFonts w:ascii="Arial" w:eastAsia="Arial" w:hAnsi="Arial" w:cs="Arial"/>
                <w:sz w:val="19"/>
              </w:rPr>
            </w:pPr>
            <w:r w:rsidRPr="0034501F">
              <w:rPr>
                <w:rFonts w:ascii="Arial" w:eastAsia="Arial" w:hAnsi="Arial" w:cs="Arial"/>
                <w:spacing w:val="-4"/>
                <w:sz w:val="19"/>
              </w:rPr>
              <w:t>SAAS-EVC-STND-</w:t>
            </w:r>
            <w:r w:rsidRPr="0034501F">
              <w:rPr>
                <w:rFonts w:ascii="Arial" w:eastAsia="Arial" w:hAnsi="Arial" w:cs="Arial"/>
                <w:spacing w:val="-10"/>
                <w:sz w:val="19"/>
              </w:rPr>
              <w:t>S</w:t>
            </w:r>
          </w:p>
        </w:tc>
        <w:tc>
          <w:tcPr>
            <w:tcW w:w="2660" w:type="dxa"/>
            <w:shd w:val="clear" w:color="auto" w:fill="F3F3EF"/>
          </w:tcPr>
          <w:p w14:paraId="641A1707" w14:textId="77777777" w:rsidR="008623A5" w:rsidRPr="0034501F" w:rsidRDefault="008623A5" w:rsidP="00A246FC">
            <w:pPr>
              <w:spacing w:before="67"/>
              <w:ind w:left="69"/>
              <w:rPr>
                <w:rFonts w:ascii="Arial" w:eastAsia="Arial" w:hAnsi="Arial" w:cs="Arial"/>
                <w:sz w:val="19"/>
              </w:rPr>
            </w:pPr>
            <w:r w:rsidRPr="0034501F">
              <w:rPr>
                <w:rFonts w:ascii="Arial" w:eastAsia="Arial" w:hAnsi="Arial" w:cs="Arial"/>
                <w:sz w:val="19"/>
              </w:rPr>
              <w:t>Evolv</w:t>
            </w:r>
            <w:r w:rsidRPr="0034501F">
              <w:rPr>
                <w:rFonts w:ascii="Arial" w:eastAsia="Arial" w:hAnsi="Arial" w:cs="Arial"/>
                <w:spacing w:val="-11"/>
                <w:sz w:val="19"/>
              </w:rPr>
              <w:t xml:space="preserve"> </w:t>
            </w:r>
            <w:r w:rsidRPr="0034501F">
              <w:rPr>
                <w:rFonts w:ascii="Arial" w:eastAsia="Arial" w:hAnsi="Arial" w:cs="Arial"/>
                <w:sz w:val="19"/>
              </w:rPr>
              <w:t>Compliance</w:t>
            </w:r>
            <w:r w:rsidRPr="0034501F">
              <w:rPr>
                <w:rFonts w:ascii="Arial" w:eastAsia="Arial" w:hAnsi="Arial" w:cs="Arial"/>
                <w:spacing w:val="-11"/>
                <w:sz w:val="19"/>
              </w:rPr>
              <w:t xml:space="preserve"> </w:t>
            </w:r>
            <w:r w:rsidRPr="0034501F">
              <w:rPr>
                <w:rFonts w:ascii="Arial" w:eastAsia="Arial" w:hAnsi="Arial" w:cs="Arial"/>
                <w:spacing w:val="-2"/>
                <w:sz w:val="19"/>
              </w:rPr>
              <w:t>Standard</w:t>
            </w:r>
          </w:p>
        </w:tc>
        <w:tc>
          <w:tcPr>
            <w:tcW w:w="1197" w:type="dxa"/>
            <w:shd w:val="clear" w:color="auto" w:fill="F3F3EF"/>
          </w:tcPr>
          <w:p w14:paraId="57F25589" w14:textId="77777777" w:rsidR="008623A5" w:rsidRPr="0034501F" w:rsidRDefault="008623A5" w:rsidP="008623A5">
            <w:pPr>
              <w:spacing w:before="5" w:line="280" w:lineRule="atLeast"/>
              <w:ind w:left="309" w:right="6"/>
              <w:rPr>
                <w:rFonts w:ascii="Arial" w:eastAsia="Arial" w:hAnsi="Arial" w:cs="Arial"/>
                <w:sz w:val="19"/>
              </w:rPr>
            </w:pPr>
            <w:r w:rsidRPr="0034501F">
              <w:rPr>
                <w:rFonts w:ascii="Arial" w:eastAsia="Arial" w:hAnsi="Arial" w:cs="Arial"/>
                <w:spacing w:val="-8"/>
                <w:sz w:val="19"/>
              </w:rPr>
              <w:t xml:space="preserve">Per </w:t>
            </w:r>
            <w:r w:rsidRPr="0034501F">
              <w:rPr>
                <w:rFonts w:ascii="Arial" w:eastAsia="Arial" w:hAnsi="Arial" w:cs="Arial"/>
                <w:spacing w:val="-2"/>
                <w:sz w:val="19"/>
              </w:rPr>
              <w:t>Employee</w:t>
            </w:r>
          </w:p>
        </w:tc>
        <w:tc>
          <w:tcPr>
            <w:tcW w:w="831" w:type="dxa"/>
            <w:shd w:val="clear" w:color="auto" w:fill="F3F3EF"/>
          </w:tcPr>
          <w:p w14:paraId="06C85B7D" w14:textId="77777777" w:rsidR="008623A5" w:rsidRPr="0034501F" w:rsidRDefault="008623A5" w:rsidP="00A246FC">
            <w:pPr>
              <w:spacing w:before="67"/>
              <w:jc w:val="center"/>
              <w:rPr>
                <w:rFonts w:ascii="Arial" w:eastAsia="Arial" w:hAnsi="Arial" w:cs="Arial"/>
                <w:sz w:val="19"/>
              </w:rPr>
            </w:pPr>
            <w:r w:rsidRPr="0034501F">
              <w:rPr>
                <w:rFonts w:ascii="Arial" w:eastAsia="Arial" w:hAnsi="Arial" w:cs="Arial"/>
                <w:spacing w:val="-2"/>
                <w:sz w:val="19"/>
              </w:rPr>
              <w:t>3,000</w:t>
            </w:r>
          </w:p>
        </w:tc>
        <w:tc>
          <w:tcPr>
            <w:tcW w:w="982" w:type="dxa"/>
            <w:shd w:val="clear" w:color="auto" w:fill="F3F3EF"/>
          </w:tcPr>
          <w:p w14:paraId="4F6A8168" w14:textId="77777777" w:rsidR="008623A5" w:rsidRPr="0034501F" w:rsidRDefault="008623A5" w:rsidP="00A246FC">
            <w:pPr>
              <w:spacing w:before="67"/>
              <w:ind w:right="75"/>
              <w:jc w:val="right"/>
              <w:rPr>
                <w:rFonts w:ascii="Arial" w:eastAsia="Arial" w:hAnsi="Arial" w:cs="Arial"/>
                <w:sz w:val="19"/>
              </w:rPr>
            </w:pPr>
            <w:r w:rsidRPr="0034501F">
              <w:rPr>
                <w:rFonts w:ascii="Arial" w:eastAsia="Arial" w:hAnsi="Arial" w:cs="Arial"/>
                <w:spacing w:val="-10"/>
                <w:w w:val="110"/>
                <w:sz w:val="19"/>
              </w:rPr>
              <w:t>1</w:t>
            </w:r>
          </w:p>
        </w:tc>
        <w:tc>
          <w:tcPr>
            <w:tcW w:w="1984" w:type="dxa"/>
            <w:gridSpan w:val="2"/>
            <w:shd w:val="clear" w:color="auto" w:fill="F3F3EF"/>
          </w:tcPr>
          <w:p w14:paraId="43F3590F" w14:textId="77777777" w:rsidR="008623A5" w:rsidRPr="0034501F" w:rsidRDefault="008623A5" w:rsidP="00A246FC">
            <w:pPr>
              <w:spacing w:before="67"/>
              <w:ind w:left="58"/>
              <w:rPr>
                <w:rFonts w:ascii="Arial" w:eastAsia="Arial" w:hAnsi="Arial" w:cs="Arial"/>
                <w:sz w:val="19"/>
              </w:rPr>
            </w:pPr>
            <w:r w:rsidRPr="0034501F">
              <w:rPr>
                <w:rFonts w:ascii="Arial" w:eastAsia="Arial" w:hAnsi="Arial" w:cs="Arial"/>
                <w:sz w:val="19"/>
              </w:rPr>
              <w:t>Oct</w:t>
            </w:r>
            <w:r w:rsidRPr="0034501F">
              <w:rPr>
                <w:rFonts w:ascii="Arial" w:eastAsia="Arial" w:hAnsi="Arial" w:cs="Arial"/>
                <w:spacing w:val="23"/>
                <w:sz w:val="19"/>
              </w:rPr>
              <w:t xml:space="preserve"> </w:t>
            </w:r>
            <w:r w:rsidRPr="0034501F">
              <w:rPr>
                <w:rFonts w:ascii="Arial" w:eastAsia="Arial" w:hAnsi="Arial" w:cs="Arial"/>
                <w:sz w:val="19"/>
              </w:rPr>
              <w:t>15,</w:t>
            </w:r>
            <w:r w:rsidRPr="0034501F">
              <w:rPr>
                <w:rFonts w:ascii="Arial" w:eastAsia="Arial" w:hAnsi="Arial" w:cs="Arial"/>
                <w:spacing w:val="-6"/>
                <w:sz w:val="19"/>
              </w:rPr>
              <w:t xml:space="preserve"> </w:t>
            </w:r>
            <w:r w:rsidRPr="0034501F">
              <w:rPr>
                <w:rFonts w:ascii="Arial" w:eastAsia="Arial" w:hAnsi="Arial" w:cs="Arial"/>
                <w:spacing w:val="-4"/>
                <w:sz w:val="19"/>
              </w:rPr>
              <w:t>2026</w:t>
            </w:r>
          </w:p>
        </w:tc>
        <w:tc>
          <w:tcPr>
            <w:tcW w:w="1276" w:type="dxa"/>
            <w:shd w:val="clear" w:color="auto" w:fill="F3F3EF"/>
          </w:tcPr>
          <w:p w14:paraId="69AC6BF7" w14:textId="77777777" w:rsidR="008623A5" w:rsidRPr="0034501F" w:rsidRDefault="008623A5" w:rsidP="00A246FC">
            <w:pPr>
              <w:spacing w:before="67"/>
              <w:ind w:left="52"/>
              <w:rPr>
                <w:rFonts w:ascii="Arial" w:eastAsia="Arial" w:hAnsi="Arial" w:cs="Arial"/>
                <w:sz w:val="19"/>
              </w:rPr>
            </w:pPr>
            <w:r w:rsidRPr="0034501F">
              <w:rPr>
                <w:rFonts w:ascii="Arial" w:eastAsia="Arial" w:hAnsi="Arial" w:cs="Arial"/>
                <w:spacing w:val="-2"/>
                <w:sz w:val="19"/>
              </w:rPr>
              <w:t>Oct</w:t>
            </w:r>
            <w:r w:rsidRPr="0034501F">
              <w:rPr>
                <w:rFonts w:ascii="Arial" w:eastAsia="Arial" w:hAnsi="Arial" w:cs="Arial"/>
                <w:spacing w:val="-12"/>
                <w:sz w:val="19"/>
              </w:rPr>
              <w:t xml:space="preserve"> </w:t>
            </w:r>
            <w:r w:rsidRPr="0034501F">
              <w:rPr>
                <w:rFonts w:ascii="Arial" w:eastAsia="Arial" w:hAnsi="Arial" w:cs="Arial"/>
                <w:spacing w:val="-2"/>
                <w:sz w:val="19"/>
              </w:rPr>
              <w:t>14,</w:t>
            </w:r>
            <w:r w:rsidRPr="0034501F">
              <w:rPr>
                <w:rFonts w:ascii="Arial" w:eastAsia="Arial" w:hAnsi="Arial" w:cs="Arial"/>
                <w:spacing w:val="-5"/>
                <w:sz w:val="19"/>
              </w:rPr>
              <w:t xml:space="preserve"> </w:t>
            </w:r>
            <w:r w:rsidRPr="0034501F">
              <w:rPr>
                <w:rFonts w:ascii="Arial" w:eastAsia="Arial" w:hAnsi="Arial" w:cs="Arial"/>
                <w:spacing w:val="-4"/>
                <w:sz w:val="19"/>
              </w:rPr>
              <w:t>2029</w:t>
            </w:r>
          </w:p>
        </w:tc>
      </w:tr>
    </w:tbl>
    <w:p w14:paraId="049D8244" w14:textId="77777777" w:rsidR="00A9231F" w:rsidRDefault="00A9231F" w:rsidP="00A9231F">
      <w:pPr>
        <w:pStyle w:val="Heading1"/>
        <w:ind w:left="0"/>
      </w:pPr>
    </w:p>
    <w:p w14:paraId="3D82EC29" w14:textId="77777777" w:rsidR="00A9231F" w:rsidRDefault="00A9231F">
      <w:pPr>
        <w:rPr>
          <w:sz w:val="28"/>
          <w:szCs w:val="28"/>
        </w:rPr>
      </w:pPr>
      <w:r>
        <w:br w:type="page"/>
      </w:r>
    </w:p>
    <w:p w14:paraId="5D8F9C37" w14:textId="77777777" w:rsidR="00216F00" w:rsidRDefault="00216F00" w:rsidP="00A9231F">
      <w:pPr>
        <w:pStyle w:val="Heading1"/>
        <w:ind w:left="0"/>
        <w:rPr>
          <w:color w:val="041A77"/>
        </w:rPr>
      </w:pPr>
    </w:p>
    <w:p w14:paraId="4A8B2C28" w14:textId="78255755" w:rsidR="00A9231F" w:rsidRDefault="00A9231F" w:rsidP="00A9231F">
      <w:pPr>
        <w:pStyle w:val="Heading1"/>
        <w:ind w:left="0"/>
        <w:rPr>
          <w:color w:val="041A77"/>
        </w:rPr>
      </w:pPr>
      <w:bookmarkStart w:id="143" w:name="_Toc242398810"/>
      <w:r>
        <w:rPr>
          <w:color w:val="041A77"/>
        </w:rPr>
        <w:t>APPENDIX</w:t>
      </w:r>
      <w:r>
        <w:rPr>
          <w:color w:val="041A77"/>
          <w:spacing w:val="-5"/>
        </w:rPr>
        <w:t xml:space="preserve"> </w:t>
      </w:r>
      <w:r w:rsidR="007123B2">
        <w:rPr>
          <w:color w:val="041A77"/>
        </w:rPr>
        <w:t>C</w:t>
      </w:r>
      <w:r>
        <w:rPr>
          <w:color w:val="041A77"/>
          <w:spacing w:val="-4"/>
        </w:rPr>
        <w:t xml:space="preserve"> </w:t>
      </w:r>
      <w:r>
        <w:rPr>
          <w:color w:val="041A77"/>
        </w:rPr>
        <w:t>–</w:t>
      </w:r>
      <w:r>
        <w:rPr>
          <w:color w:val="041A77"/>
          <w:spacing w:val="-4"/>
        </w:rPr>
        <w:t xml:space="preserve"> </w:t>
      </w:r>
      <w:r w:rsidR="00216F00">
        <w:rPr>
          <w:color w:val="041A77"/>
        </w:rPr>
        <w:t>Charges for Associated Services</w:t>
      </w:r>
      <w:bookmarkEnd w:id="143"/>
    </w:p>
    <w:p w14:paraId="01193F1E" w14:textId="77777777" w:rsidR="008D41C9" w:rsidRDefault="008D41C9" w:rsidP="008623A5"/>
    <w:p w14:paraId="01691B0A" w14:textId="497DA5F3" w:rsidR="008D41C9" w:rsidRDefault="008D41C9" w:rsidP="008D41C9">
      <w:pPr>
        <w:pStyle w:val="BodyText"/>
        <w:spacing w:before="115"/>
        <w:ind w:left="360" w:right="1127"/>
      </w:pPr>
      <w:r>
        <w:t xml:space="preserve">The following Charges shall be payable in consideration of the provision of the Services and/or Deliverables pursuant to this Statement of Work and are outlined in the Order Form (ref: </w:t>
      </w:r>
      <w:r w:rsidRPr="00002581">
        <w:t>Q-</w:t>
      </w:r>
      <w:r w:rsidRPr="008D41C9">
        <w:t xml:space="preserve"> </w:t>
      </w:r>
      <w:r w:rsidR="008D5AFB" w:rsidRPr="008D5AFB">
        <w:t>18773</w:t>
      </w:r>
      <w:r>
        <w:t>) signed</w:t>
      </w:r>
    </w:p>
    <w:p w14:paraId="383F0C4D" w14:textId="77777777" w:rsidR="008D41C9" w:rsidRDefault="008D41C9" w:rsidP="008D41C9">
      <w:pPr>
        <w:pStyle w:val="BodyText"/>
        <w:spacing w:before="12"/>
        <w:rPr>
          <w:b/>
          <w:sz w:val="9"/>
        </w:rPr>
      </w:pPr>
    </w:p>
    <w:p w14:paraId="65C7AC41" w14:textId="77777777" w:rsidR="008D41C9" w:rsidRPr="00E8655A" w:rsidRDefault="008D41C9" w:rsidP="008D41C9">
      <w:pPr>
        <w:spacing w:after="52"/>
        <w:ind w:left="405"/>
        <w:rPr>
          <w:rFonts w:ascii="Calibri" w:eastAsia="Calibri" w:hAnsi="Calibri" w:cs="Calibri"/>
        </w:rPr>
      </w:pPr>
      <w:r w:rsidRPr="00E8655A">
        <w:rPr>
          <w:rFonts w:ascii="Calibri" w:eastAsia="Calibri" w:hAnsi="Calibri" w:cs="Calibri"/>
          <w:noProof/>
        </w:rPr>
        <mc:AlternateContent>
          <mc:Choice Requires="wps">
            <w:drawing>
              <wp:anchor distT="0" distB="0" distL="0" distR="0" simplePos="0" relativeHeight="487608832" behindDoc="0" locked="0" layoutInCell="1" allowOverlap="1" wp14:anchorId="4D3BE9B9" wp14:editId="0E8244B6">
                <wp:simplePos x="0" y="0"/>
                <wp:positionH relativeFrom="page">
                  <wp:posOffset>3884295</wp:posOffset>
                </wp:positionH>
                <wp:positionV relativeFrom="paragraph">
                  <wp:posOffset>-1672582</wp:posOffset>
                </wp:positionV>
                <wp:extent cx="1270" cy="1275080"/>
                <wp:effectExtent l="0" t="0" r="0" b="0"/>
                <wp:wrapNone/>
                <wp:docPr id="169748523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5080"/>
                        </a:xfrm>
                        <a:custGeom>
                          <a:avLst/>
                          <a:gdLst/>
                          <a:ahLst/>
                          <a:cxnLst/>
                          <a:rect l="l" t="t" r="r" b="b"/>
                          <a:pathLst>
                            <a:path h="1275080">
                              <a:moveTo>
                                <a:pt x="0" y="0"/>
                              </a:moveTo>
                              <a:lnTo>
                                <a:pt x="0" y="0"/>
                              </a:lnTo>
                              <a:lnTo>
                                <a:pt x="0" y="1274876"/>
                              </a:lnTo>
                            </a:path>
                          </a:pathLst>
                        </a:custGeom>
                        <a:ln w="6350">
                          <a:solidFill>
                            <a:srgbClr val="D9E1EE"/>
                          </a:solidFill>
                          <a:prstDash val="solid"/>
                        </a:ln>
                      </wps:spPr>
                      <wps:bodyPr wrap="square" lIns="0" tIns="0" rIns="0" bIns="0" rtlCol="0">
                        <a:prstTxWarp prst="textNoShape">
                          <a:avLst/>
                        </a:prstTxWarp>
                        <a:noAutofit/>
                      </wps:bodyPr>
                    </wps:wsp>
                  </a:graphicData>
                </a:graphic>
              </wp:anchor>
            </w:drawing>
          </mc:Choice>
          <mc:Fallback>
            <w:pict>
              <v:shape w14:anchorId="03679093" id="Graphic 12" o:spid="_x0000_s1026" style="position:absolute;margin-left:305.85pt;margin-top:-131.7pt;width:.1pt;height:100.4pt;z-index:487608832;visibility:visible;mso-wrap-style:square;mso-wrap-distance-left:0;mso-wrap-distance-top:0;mso-wrap-distance-right:0;mso-wrap-distance-bottom:0;mso-position-horizontal:absolute;mso-position-horizontal-relative:page;mso-position-vertical:absolute;mso-position-vertical-relative:text;v-text-anchor:top" coordsize="1270,127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" path="m,l,,,1274876e" filled="f" strokecolor="#d9e1ee" strokeweight=".5pt">
                <v:path arrowok="t"/>
                <w10:wrap anchorx="page"/>
              </v:shape>
            </w:pict>
          </mc:Fallback>
        </mc:AlternateContent>
      </w:r>
      <w:r w:rsidRPr="00E8655A">
        <w:rPr>
          <w:rFonts w:ascii="Calibri" w:eastAsia="Calibri" w:hAnsi="Calibri" w:cs="Calibri"/>
          <w:w w:val="115"/>
        </w:rPr>
        <w:t>Non-</w:t>
      </w:r>
      <w:r w:rsidRPr="00E8655A">
        <w:rPr>
          <w:rFonts w:ascii="Calibri" w:eastAsia="Calibri" w:hAnsi="Calibri" w:cs="Calibri"/>
          <w:spacing w:val="-2"/>
          <w:w w:val="115"/>
        </w:rPr>
        <w:t>Recurring</w:t>
      </w:r>
    </w:p>
    <w:tbl>
      <w:tblPr>
        <w:tblW w:w="0" w:type="auto"/>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17"/>
        <w:gridCol w:w="5194"/>
        <w:gridCol w:w="1494"/>
      </w:tblGrid>
      <w:tr w:rsidR="008D41C9" w:rsidRPr="00E8655A" w14:paraId="2F34F33A" w14:textId="77777777" w:rsidTr="00A246FC">
        <w:trPr>
          <w:trHeight w:val="359"/>
        </w:trPr>
        <w:tc>
          <w:tcPr>
            <w:tcW w:w="3417" w:type="dxa"/>
            <w:shd w:val="clear" w:color="auto" w:fill="13377E"/>
          </w:tcPr>
          <w:p w14:paraId="38282D74" w14:textId="77777777" w:rsidR="008D41C9" w:rsidRPr="00E8655A" w:rsidRDefault="008D41C9" w:rsidP="00A246FC">
            <w:pPr>
              <w:spacing w:before="57"/>
              <w:ind w:left="60"/>
              <w:rPr>
                <w:rFonts w:ascii="Century Gothic" w:eastAsia="Calibri" w:hAnsi="Calibri" w:cs="Calibri"/>
                <w:b/>
                <w:sz w:val="19"/>
              </w:rPr>
            </w:pPr>
            <w:r w:rsidRPr="00E8655A">
              <w:rPr>
                <w:rFonts w:ascii="Century Gothic" w:eastAsia="Calibri" w:hAnsi="Calibri" w:cs="Calibri"/>
                <w:b/>
                <w:color w:val="FFFFFF"/>
                <w:spacing w:val="-5"/>
                <w:w w:val="110"/>
                <w:sz w:val="19"/>
              </w:rPr>
              <w:t>SKU</w:t>
            </w:r>
          </w:p>
        </w:tc>
        <w:tc>
          <w:tcPr>
            <w:tcW w:w="5194" w:type="dxa"/>
            <w:shd w:val="clear" w:color="auto" w:fill="13377E"/>
          </w:tcPr>
          <w:p w14:paraId="78648DEF" w14:textId="77777777" w:rsidR="008D41C9" w:rsidRPr="00E8655A" w:rsidRDefault="008D41C9" w:rsidP="00A246FC">
            <w:pPr>
              <w:spacing w:before="57"/>
              <w:ind w:left="60"/>
              <w:rPr>
                <w:rFonts w:ascii="Century Gothic" w:eastAsia="Calibri" w:hAnsi="Calibri" w:cs="Calibri"/>
                <w:b/>
                <w:sz w:val="19"/>
              </w:rPr>
            </w:pPr>
            <w:r w:rsidRPr="00E8655A">
              <w:rPr>
                <w:rFonts w:ascii="Century Gothic" w:eastAsia="Calibri" w:hAnsi="Calibri" w:cs="Calibri"/>
                <w:b/>
                <w:color w:val="FFFFFF"/>
                <w:sz w:val="19"/>
              </w:rPr>
              <w:t>Item</w:t>
            </w:r>
            <w:r w:rsidRPr="00E8655A">
              <w:rPr>
                <w:rFonts w:ascii="Century Gothic" w:eastAsia="Calibri" w:hAnsi="Calibri" w:cs="Calibri"/>
                <w:b/>
                <w:color w:val="FFFFFF"/>
                <w:spacing w:val="7"/>
                <w:sz w:val="19"/>
              </w:rPr>
              <w:t xml:space="preserve"> </w:t>
            </w:r>
            <w:r w:rsidRPr="00E8655A">
              <w:rPr>
                <w:rFonts w:ascii="Century Gothic" w:eastAsia="Calibri" w:hAnsi="Calibri" w:cs="Calibri"/>
                <w:b/>
                <w:color w:val="FFFFFF"/>
                <w:spacing w:val="-4"/>
                <w:sz w:val="19"/>
              </w:rPr>
              <w:t>Name</w:t>
            </w:r>
          </w:p>
        </w:tc>
        <w:tc>
          <w:tcPr>
            <w:tcW w:w="1494" w:type="dxa"/>
            <w:shd w:val="clear" w:color="auto" w:fill="13377E"/>
          </w:tcPr>
          <w:p w14:paraId="44A5FF03" w14:textId="77777777" w:rsidR="008D41C9" w:rsidRPr="00E8655A" w:rsidRDefault="008D41C9" w:rsidP="00A246FC">
            <w:pPr>
              <w:spacing w:before="57"/>
              <w:ind w:left="60"/>
              <w:rPr>
                <w:rFonts w:ascii="Century Gothic" w:eastAsia="Calibri" w:hAnsi="Calibri" w:cs="Calibri"/>
                <w:b/>
                <w:sz w:val="19"/>
              </w:rPr>
            </w:pPr>
            <w:r w:rsidRPr="00E8655A">
              <w:rPr>
                <w:rFonts w:ascii="Century Gothic" w:eastAsia="Calibri" w:hAnsi="Calibri" w:cs="Calibri"/>
                <w:b/>
                <w:color w:val="FFFFFF"/>
                <w:spacing w:val="-2"/>
                <w:w w:val="105"/>
                <w:sz w:val="19"/>
              </w:rPr>
              <w:t>Quantity</w:t>
            </w:r>
          </w:p>
        </w:tc>
      </w:tr>
      <w:tr w:rsidR="008D41C9" w:rsidRPr="00E8655A" w14:paraId="5F79F63D" w14:textId="77777777" w:rsidTr="00A246FC">
        <w:trPr>
          <w:trHeight w:val="359"/>
        </w:trPr>
        <w:tc>
          <w:tcPr>
            <w:tcW w:w="3417" w:type="dxa"/>
            <w:shd w:val="clear" w:color="auto" w:fill="F3F3F1"/>
          </w:tcPr>
          <w:p w14:paraId="1D63C972" w14:textId="77777777" w:rsidR="008D41C9" w:rsidRPr="00E8655A" w:rsidRDefault="008D41C9" w:rsidP="00A246FC">
            <w:pPr>
              <w:spacing w:before="67"/>
              <w:ind w:left="60"/>
              <w:rPr>
                <w:rFonts w:ascii="Calibri" w:eastAsia="Calibri" w:hAnsi="Calibri" w:cs="Calibri"/>
                <w:sz w:val="19"/>
              </w:rPr>
            </w:pPr>
            <w:r w:rsidRPr="00E8655A">
              <w:rPr>
                <w:rFonts w:ascii="Calibri" w:eastAsia="Calibri" w:hAnsi="Calibri" w:cs="Calibri"/>
                <w:w w:val="115"/>
                <w:sz w:val="19"/>
              </w:rPr>
              <w:t>ED-ARC-</w:t>
            </w:r>
            <w:r w:rsidRPr="00E8655A">
              <w:rPr>
                <w:rFonts w:ascii="Calibri" w:eastAsia="Calibri" w:hAnsi="Calibri" w:cs="Calibri"/>
                <w:spacing w:val="-2"/>
                <w:w w:val="115"/>
                <w:sz w:val="19"/>
              </w:rPr>
              <w:t>TRAINCREDIT</w:t>
            </w:r>
          </w:p>
        </w:tc>
        <w:tc>
          <w:tcPr>
            <w:tcW w:w="5194" w:type="dxa"/>
            <w:shd w:val="clear" w:color="auto" w:fill="F3F3F1"/>
          </w:tcPr>
          <w:p w14:paraId="1833D7EF" w14:textId="77777777" w:rsidR="008D41C9" w:rsidRPr="00E8655A" w:rsidRDefault="008D41C9" w:rsidP="00A246FC">
            <w:pPr>
              <w:spacing w:before="67"/>
              <w:ind w:left="60"/>
              <w:rPr>
                <w:rFonts w:ascii="Calibri" w:eastAsia="Calibri" w:hAnsi="Calibri" w:cs="Calibri"/>
                <w:sz w:val="19"/>
              </w:rPr>
            </w:pPr>
            <w:r w:rsidRPr="00E8655A">
              <w:rPr>
                <w:rFonts w:ascii="Calibri" w:eastAsia="Calibri" w:hAnsi="Calibri" w:cs="Calibri"/>
                <w:w w:val="110"/>
                <w:sz w:val="19"/>
              </w:rPr>
              <w:t>Archer</w:t>
            </w:r>
            <w:r w:rsidRPr="00E8655A">
              <w:rPr>
                <w:rFonts w:ascii="Calibri" w:eastAsia="Calibri" w:hAnsi="Calibri" w:cs="Calibri"/>
                <w:spacing w:val="9"/>
                <w:w w:val="110"/>
                <w:sz w:val="19"/>
              </w:rPr>
              <w:t xml:space="preserve"> </w:t>
            </w:r>
            <w:r w:rsidRPr="00E8655A">
              <w:rPr>
                <w:rFonts w:ascii="Calibri" w:eastAsia="Calibri" w:hAnsi="Calibri" w:cs="Calibri"/>
                <w:w w:val="110"/>
                <w:sz w:val="19"/>
              </w:rPr>
              <w:t>Training</w:t>
            </w:r>
            <w:r w:rsidRPr="00E8655A">
              <w:rPr>
                <w:rFonts w:ascii="Calibri" w:eastAsia="Calibri" w:hAnsi="Calibri" w:cs="Calibri"/>
                <w:spacing w:val="9"/>
                <w:w w:val="110"/>
                <w:sz w:val="19"/>
              </w:rPr>
              <w:t xml:space="preserve"> </w:t>
            </w:r>
            <w:r w:rsidRPr="00E8655A">
              <w:rPr>
                <w:rFonts w:ascii="Calibri" w:eastAsia="Calibri" w:hAnsi="Calibri" w:cs="Calibri"/>
                <w:w w:val="110"/>
                <w:sz w:val="19"/>
              </w:rPr>
              <w:t>Credit</w:t>
            </w:r>
            <w:r w:rsidRPr="00E8655A">
              <w:rPr>
                <w:rFonts w:ascii="Calibri" w:eastAsia="Calibri" w:hAnsi="Calibri" w:cs="Calibri"/>
                <w:spacing w:val="-5"/>
                <w:w w:val="145"/>
                <w:sz w:val="19"/>
              </w:rPr>
              <w:t xml:space="preserve"> </w:t>
            </w:r>
            <w:r w:rsidRPr="00E8655A">
              <w:rPr>
                <w:rFonts w:ascii="Calibri" w:eastAsia="Calibri" w:hAnsi="Calibri" w:cs="Calibri"/>
                <w:w w:val="145"/>
                <w:sz w:val="19"/>
              </w:rPr>
              <w:t>-</w:t>
            </w:r>
            <w:r w:rsidRPr="00E8655A">
              <w:rPr>
                <w:rFonts w:ascii="Calibri" w:eastAsia="Calibri" w:hAnsi="Calibri" w:cs="Calibri"/>
                <w:spacing w:val="-6"/>
                <w:w w:val="145"/>
                <w:sz w:val="19"/>
              </w:rPr>
              <w:t xml:space="preserve"> </w:t>
            </w:r>
            <w:r w:rsidRPr="00E8655A">
              <w:rPr>
                <w:rFonts w:ascii="Calibri" w:eastAsia="Calibri" w:hAnsi="Calibri" w:cs="Calibri"/>
                <w:w w:val="110"/>
                <w:sz w:val="19"/>
              </w:rPr>
              <w:t>12</w:t>
            </w:r>
            <w:r w:rsidRPr="00E8655A">
              <w:rPr>
                <w:rFonts w:ascii="Calibri" w:eastAsia="Calibri" w:hAnsi="Calibri" w:cs="Calibri"/>
                <w:spacing w:val="10"/>
                <w:w w:val="110"/>
                <w:sz w:val="19"/>
              </w:rPr>
              <w:t xml:space="preserve"> </w:t>
            </w:r>
            <w:r w:rsidRPr="00E8655A">
              <w:rPr>
                <w:rFonts w:ascii="Calibri" w:eastAsia="Calibri" w:hAnsi="Calibri" w:cs="Calibri"/>
                <w:w w:val="110"/>
                <w:sz w:val="19"/>
              </w:rPr>
              <w:t>mo</w:t>
            </w:r>
            <w:r w:rsidRPr="00E8655A">
              <w:rPr>
                <w:rFonts w:ascii="Calibri" w:eastAsia="Calibri" w:hAnsi="Calibri" w:cs="Calibri"/>
                <w:spacing w:val="9"/>
                <w:w w:val="110"/>
                <w:sz w:val="19"/>
              </w:rPr>
              <w:t xml:space="preserve"> </w:t>
            </w:r>
            <w:r w:rsidRPr="00E8655A">
              <w:rPr>
                <w:rFonts w:ascii="Calibri" w:eastAsia="Calibri" w:hAnsi="Calibri" w:cs="Calibri"/>
                <w:spacing w:val="-2"/>
                <w:w w:val="110"/>
                <w:sz w:val="19"/>
              </w:rPr>
              <w:t>expiration</w:t>
            </w:r>
          </w:p>
        </w:tc>
        <w:tc>
          <w:tcPr>
            <w:tcW w:w="1494" w:type="dxa"/>
            <w:shd w:val="clear" w:color="auto" w:fill="F3F3F1"/>
          </w:tcPr>
          <w:p w14:paraId="17EFA42C" w14:textId="77777777" w:rsidR="008D41C9" w:rsidRPr="00E8655A" w:rsidRDefault="008D41C9" w:rsidP="00A246FC">
            <w:pPr>
              <w:spacing w:before="67"/>
              <w:ind w:right="93"/>
              <w:jc w:val="right"/>
              <w:rPr>
                <w:rFonts w:ascii="Calibri" w:eastAsia="Calibri" w:hAnsi="Calibri" w:cs="Calibri"/>
                <w:sz w:val="19"/>
              </w:rPr>
            </w:pPr>
            <w:r w:rsidRPr="00E8655A">
              <w:rPr>
                <w:rFonts w:ascii="Calibri" w:eastAsia="Calibri" w:hAnsi="Calibri" w:cs="Calibri"/>
                <w:spacing w:val="-2"/>
                <w:w w:val="125"/>
                <w:sz w:val="19"/>
              </w:rPr>
              <w:t>4,000</w:t>
            </w:r>
          </w:p>
        </w:tc>
      </w:tr>
      <w:tr w:rsidR="008D41C9" w:rsidRPr="00E8655A" w14:paraId="0B04068D" w14:textId="77777777" w:rsidTr="00A246FC">
        <w:trPr>
          <w:trHeight w:val="359"/>
        </w:trPr>
        <w:tc>
          <w:tcPr>
            <w:tcW w:w="8611" w:type="dxa"/>
            <w:gridSpan w:val="2"/>
            <w:tcBorders>
              <w:left w:val="nil"/>
              <w:bottom w:val="nil"/>
            </w:tcBorders>
          </w:tcPr>
          <w:p w14:paraId="64E85C39" w14:textId="77777777" w:rsidR="008D41C9" w:rsidRPr="00E8655A" w:rsidRDefault="008D41C9" w:rsidP="00A246FC">
            <w:pPr>
              <w:spacing w:before="57"/>
              <w:ind w:right="109"/>
              <w:jc w:val="right"/>
              <w:rPr>
                <w:rFonts w:ascii="Century Gothic" w:eastAsia="Calibri" w:hAnsi="Calibri" w:cs="Calibri"/>
                <w:b/>
                <w:sz w:val="19"/>
              </w:rPr>
            </w:pPr>
            <w:r w:rsidRPr="00E8655A">
              <w:rPr>
                <w:rFonts w:ascii="Century Gothic" w:eastAsia="Calibri" w:hAnsi="Calibri" w:cs="Calibri"/>
                <w:b/>
                <w:w w:val="105"/>
                <w:sz w:val="19"/>
              </w:rPr>
              <w:t>Total</w:t>
            </w:r>
            <w:r w:rsidRPr="00E8655A">
              <w:rPr>
                <w:rFonts w:ascii="Century Gothic" w:eastAsia="Calibri" w:hAnsi="Calibri" w:cs="Calibri"/>
                <w:b/>
                <w:spacing w:val="-1"/>
                <w:w w:val="105"/>
                <w:sz w:val="19"/>
              </w:rPr>
              <w:t xml:space="preserve"> </w:t>
            </w:r>
            <w:r w:rsidRPr="00E8655A">
              <w:rPr>
                <w:rFonts w:ascii="Century Gothic" w:eastAsia="Calibri" w:hAnsi="Calibri" w:cs="Calibri"/>
                <w:b/>
                <w:w w:val="105"/>
                <w:sz w:val="19"/>
              </w:rPr>
              <w:t>Net</w:t>
            </w:r>
            <w:r w:rsidRPr="00E8655A">
              <w:rPr>
                <w:rFonts w:ascii="Century Gothic" w:eastAsia="Calibri" w:hAnsi="Calibri" w:cs="Calibri"/>
                <w:b/>
                <w:spacing w:val="-1"/>
                <w:w w:val="105"/>
                <w:sz w:val="19"/>
              </w:rPr>
              <w:t xml:space="preserve"> </w:t>
            </w:r>
            <w:r w:rsidRPr="00E8655A">
              <w:rPr>
                <w:rFonts w:ascii="Century Gothic" w:eastAsia="Calibri" w:hAnsi="Calibri" w:cs="Calibri"/>
                <w:b/>
                <w:spacing w:val="-2"/>
                <w:w w:val="105"/>
                <w:sz w:val="19"/>
              </w:rPr>
              <w:t>Price</w:t>
            </w:r>
          </w:p>
        </w:tc>
        <w:tc>
          <w:tcPr>
            <w:tcW w:w="1494" w:type="dxa"/>
            <w:shd w:val="clear" w:color="auto" w:fill="F3F3F1"/>
          </w:tcPr>
          <w:p w14:paraId="4126DD49" w14:textId="63CC13C3" w:rsidR="008D41C9" w:rsidRPr="00E8655A" w:rsidRDefault="008D41C9" w:rsidP="00A246FC">
            <w:pPr>
              <w:spacing w:before="57"/>
              <w:ind w:right="92"/>
              <w:jc w:val="right"/>
              <w:rPr>
                <w:rFonts w:ascii="Century Gothic" w:eastAsia="Calibri" w:hAnsi="Century Gothic" w:cs="Calibri"/>
                <w:b/>
                <w:sz w:val="19"/>
              </w:rPr>
            </w:pPr>
            <w:r w:rsidRPr="00E8655A">
              <w:rPr>
                <w:rFonts w:ascii="Century Gothic" w:eastAsia="Calibri" w:hAnsi="Century Gothic" w:cs="Calibri"/>
                <w:b/>
                <w:spacing w:val="-2"/>
                <w:w w:val="105"/>
                <w:sz w:val="19"/>
              </w:rPr>
              <w:t>£</w:t>
            </w:r>
            <w:r w:rsidR="00E97DB7">
              <w:rPr>
                <w:rFonts w:ascii="Century Gothic" w:eastAsia="Calibri" w:hAnsi="Century Gothic" w:cs="Calibri"/>
                <w:b/>
                <w:spacing w:val="-2"/>
                <w:w w:val="105"/>
                <w:sz w:val="19"/>
              </w:rPr>
              <w:t>0</w:t>
            </w:r>
          </w:p>
        </w:tc>
      </w:tr>
    </w:tbl>
    <w:p w14:paraId="7E7988B9" w14:textId="77777777" w:rsidR="008D41C9" w:rsidRDefault="008D41C9" w:rsidP="008623A5"/>
    <w:p w14:paraId="04B5995C" w14:textId="77777777" w:rsidR="008D41C9" w:rsidRDefault="008D41C9" w:rsidP="008623A5"/>
    <w:p w14:paraId="45C9248E" w14:textId="77777777" w:rsidR="008D41C9" w:rsidRPr="00E8655A" w:rsidRDefault="008D41C9" w:rsidP="008D41C9">
      <w:pPr>
        <w:spacing w:before="82"/>
        <w:rPr>
          <w:rFonts w:ascii="Calibri" w:eastAsia="Calibri" w:hAnsi="Calibri" w:cs="Calibri"/>
        </w:rPr>
      </w:pPr>
    </w:p>
    <w:p w14:paraId="508C3606" w14:textId="77777777" w:rsidR="008D41C9" w:rsidRPr="00E8655A" w:rsidRDefault="008D41C9" w:rsidP="008D41C9">
      <w:pPr>
        <w:spacing w:after="41"/>
        <w:ind w:left="405"/>
        <w:rPr>
          <w:rFonts w:ascii="Calibri" w:eastAsia="Calibri" w:hAnsi="Calibri" w:cs="Calibri"/>
        </w:rPr>
      </w:pPr>
      <w:r w:rsidRPr="00E8655A">
        <w:rPr>
          <w:rFonts w:ascii="Calibri" w:eastAsia="Calibri" w:hAnsi="Calibri" w:cs="Calibri"/>
        </w:rPr>
        <w:t>Professional</w:t>
      </w:r>
      <w:r w:rsidRPr="00E8655A">
        <w:rPr>
          <w:rFonts w:ascii="Calibri" w:eastAsia="Calibri" w:hAnsi="Calibri" w:cs="Calibri"/>
          <w:spacing w:val="-9"/>
        </w:rPr>
        <w:t xml:space="preserve"> </w:t>
      </w:r>
      <w:r w:rsidRPr="00E8655A">
        <w:rPr>
          <w:rFonts w:ascii="Calibri" w:eastAsia="Calibri" w:hAnsi="Calibri" w:cs="Calibri"/>
        </w:rPr>
        <w:t>Services</w:t>
      </w:r>
      <w:r w:rsidRPr="00E8655A">
        <w:rPr>
          <w:rFonts w:ascii="Calibri" w:eastAsia="Calibri" w:hAnsi="Calibri" w:cs="Calibri"/>
          <w:spacing w:val="-8"/>
        </w:rPr>
        <w:t xml:space="preserve"> </w:t>
      </w:r>
      <w:r w:rsidRPr="00E8655A">
        <w:rPr>
          <w:rFonts w:ascii="Calibri" w:eastAsia="Calibri" w:hAnsi="Calibri" w:cs="Calibri"/>
          <w:spacing w:val="-2"/>
        </w:rPr>
        <w:t>Basic</w:t>
      </w:r>
    </w:p>
    <w:tbl>
      <w:tblPr>
        <w:tblW w:w="0" w:type="auto"/>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3"/>
        <w:gridCol w:w="3650"/>
        <w:gridCol w:w="1051"/>
        <w:gridCol w:w="850"/>
        <w:gridCol w:w="795"/>
        <w:gridCol w:w="1226"/>
      </w:tblGrid>
      <w:tr w:rsidR="008D41C9" w:rsidRPr="00E8655A" w14:paraId="3DEA99BC" w14:textId="77777777" w:rsidTr="00A246FC">
        <w:trPr>
          <w:trHeight w:val="608"/>
        </w:trPr>
        <w:tc>
          <w:tcPr>
            <w:tcW w:w="2533" w:type="dxa"/>
            <w:shd w:val="clear" w:color="auto" w:fill="0A3777"/>
          </w:tcPr>
          <w:p w14:paraId="2E01673C" w14:textId="77777777" w:rsidR="008D41C9" w:rsidRPr="00E8655A" w:rsidRDefault="008D41C9" w:rsidP="00A246FC">
            <w:pPr>
              <w:spacing w:before="193"/>
              <w:ind w:left="60"/>
              <w:rPr>
                <w:rFonts w:ascii="Calibri" w:eastAsia="Calibri" w:hAnsi="Calibri" w:cs="Calibri"/>
                <w:b/>
                <w:sz w:val="19"/>
              </w:rPr>
            </w:pPr>
            <w:r w:rsidRPr="00E8655A">
              <w:rPr>
                <w:rFonts w:ascii="Calibri" w:eastAsia="Calibri" w:hAnsi="Calibri" w:cs="Calibri"/>
                <w:b/>
                <w:color w:val="FFFFFF"/>
                <w:spacing w:val="-5"/>
                <w:sz w:val="19"/>
              </w:rPr>
              <w:t>SKU</w:t>
            </w:r>
          </w:p>
        </w:tc>
        <w:tc>
          <w:tcPr>
            <w:tcW w:w="3650" w:type="dxa"/>
            <w:shd w:val="clear" w:color="auto" w:fill="0A3777"/>
          </w:tcPr>
          <w:p w14:paraId="06E24796" w14:textId="77777777" w:rsidR="008D41C9" w:rsidRPr="00E8655A" w:rsidRDefault="008D41C9" w:rsidP="00A246FC">
            <w:pPr>
              <w:spacing w:before="193"/>
              <w:ind w:left="60"/>
              <w:rPr>
                <w:rFonts w:ascii="Calibri" w:eastAsia="Calibri" w:hAnsi="Calibri" w:cs="Calibri"/>
                <w:b/>
                <w:sz w:val="19"/>
              </w:rPr>
            </w:pPr>
            <w:r w:rsidRPr="00E8655A">
              <w:rPr>
                <w:rFonts w:ascii="Calibri" w:eastAsia="Calibri" w:hAnsi="Calibri" w:cs="Calibri"/>
                <w:b/>
                <w:color w:val="FFFFFF"/>
                <w:sz w:val="19"/>
              </w:rPr>
              <w:t>Item</w:t>
            </w:r>
            <w:r w:rsidRPr="00E8655A">
              <w:rPr>
                <w:rFonts w:ascii="Calibri" w:eastAsia="Calibri" w:hAnsi="Calibri" w:cs="Calibri"/>
                <w:b/>
                <w:color w:val="FFFFFF"/>
                <w:spacing w:val="-3"/>
                <w:sz w:val="19"/>
              </w:rPr>
              <w:t xml:space="preserve"> </w:t>
            </w:r>
            <w:r w:rsidRPr="00E8655A">
              <w:rPr>
                <w:rFonts w:ascii="Calibri" w:eastAsia="Calibri" w:hAnsi="Calibri" w:cs="Calibri"/>
                <w:b/>
                <w:color w:val="FFFFFF"/>
                <w:spacing w:val="-4"/>
                <w:sz w:val="19"/>
              </w:rPr>
              <w:t>Name</w:t>
            </w:r>
          </w:p>
        </w:tc>
        <w:tc>
          <w:tcPr>
            <w:tcW w:w="1051" w:type="dxa"/>
            <w:shd w:val="clear" w:color="auto" w:fill="0A3777"/>
          </w:tcPr>
          <w:p w14:paraId="31E0F05A" w14:textId="77777777" w:rsidR="008D41C9" w:rsidRPr="00E8655A" w:rsidRDefault="008D41C9" w:rsidP="00A246FC">
            <w:pPr>
              <w:spacing w:before="193"/>
              <w:ind w:left="60"/>
              <w:rPr>
                <w:rFonts w:ascii="Calibri" w:eastAsia="Calibri" w:hAnsi="Calibri" w:cs="Calibri"/>
                <w:b/>
                <w:sz w:val="19"/>
              </w:rPr>
            </w:pPr>
            <w:r w:rsidRPr="00E8655A">
              <w:rPr>
                <w:rFonts w:ascii="Calibri" w:eastAsia="Calibri" w:hAnsi="Calibri" w:cs="Calibri"/>
                <w:b/>
                <w:color w:val="FFFFFF"/>
                <w:spacing w:val="-2"/>
                <w:sz w:val="19"/>
              </w:rPr>
              <w:t>Quantity</w:t>
            </w:r>
          </w:p>
        </w:tc>
        <w:tc>
          <w:tcPr>
            <w:tcW w:w="850" w:type="dxa"/>
            <w:shd w:val="clear" w:color="auto" w:fill="0A3777"/>
          </w:tcPr>
          <w:p w14:paraId="1D7182A4" w14:textId="77777777" w:rsidR="008D41C9" w:rsidRPr="00E8655A" w:rsidRDefault="008D41C9" w:rsidP="00A246FC">
            <w:pPr>
              <w:spacing w:before="32" w:line="260" w:lineRule="atLeast"/>
              <w:ind w:left="60" w:right="387"/>
              <w:rPr>
                <w:rFonts w:ascii="Calibri" w:eastAsia="Calibri" w:hAnsi="Calibri" w:cs="Calibri"/>
                <w:b/>
                <w:sz w:val="19"/>
              </w:rPr>
            </w:pPr>
            <w:r w:rsidRPr="00E8655A">
              <w:rPr>
                <w:rFonts w:ascii="Calibri" w:eastAsia="Calibri" w:hAnsi="Calibri" w:cs="Calibri"/>
                <w:b/>
                <w:color w:val="FFFFFF"/>
                <w:spacing w:val="-2"/>
                <w:sz w:val="19"/>
              </w:rPr>
              <w:t xml:space="preserve">Start </w:t>
            </w:r>
            <w:r w:rsidRPr="00E8655A">
              <w:rPr>
                <w:rFonts w:ascii="Calibri" w:eastAsia="Calibri" w:hAnsi="Calibri" w:cs="Calibri"/>
                <w:b/>
                <w:color w:val="FFFFFF"/>
                <w:spacing w:val="-4"/>
                <w:sz w:val="19"/>
              </w:rPr>
              <w:t>Date</w:t>
            </w:r>
          </w:p>
        </w:tc>
        <w:tc>
          <w:tcPr>
            <w:tcW w:w="795" w:type="dxa"/>
            <w:shd w:val="clear" w:color="auto" w:fill="0A3777"/>
          </w:tcPr>
          <w:p w14:paraId="26AD8E2B" w14:textId="77777777" w:rsidR="008D41C9" w:rsidRPr="00E8655A" w:rsidRDefault="008D41C9" w:rsidP="00A246FC">
            <w:pPr>
              <w:spacing w:before="32" w:line="260" w:lineRule="atLeast"/>
              <w:ind w:left="60" w:right="345"/>
              <w:rPr>
                <w:rFonts w:ascii="Calibri" w:eastAsia="Calibri" w:hAnsi="Calibri" w:cs="Calibri"/>
                <w:b/>
                <w:sz w:val="19"/>
              </w:rPr>
            </w:pPr>
            <w:r w:rsidRPr="00E8655A">
              <w:rPr>
                <w:rFonts w:ascii="Calibri" w:eastAsia="Calibri" w:hAnsi="Calibri" w:cs="Calibri"/>
                <w:b/>
                <w:color w:val="FFFFFF"/>
                <w:spacing w:val="-4"/>
                <w:sz w:val="19"/>
              </w:rPr>
              <w:t>End</w:t>
            </w:r>
            <w:r w:rsidRPr="00E8655A">
              <w:rPr>
                <w:rFonts w:ascii="Calibri" w:eastAsia="Calibri" w:hAnsi="Calibri" w:cs="Calibri"/>
                <w:b/>
                <w:color w:val="FFFFFF"/>
                <w:sz w:val="19"/>
              </w:rPr>
              <w:t xml:space="preserve"> </w:t>
            </w:r>
            <w:r w:rsidRPr="00E8655A">
              <w:rPr>
                <w:rFonts w:ascii="Calibri" w:eastAsia="Calibri" w:hAnsi="Calibri" w:cs="Calibri"/>
                <w:b/>
                <w:color w:val="FFFFFF"/>
                <w:spacing w:val="-4"/>
                <w:sz w:val="19"/>
              </w:rPr>
              <w:t>Date</w:t>
            </w:r>
          </w:p>
        </w:tc>
        <w:tc>
          <w:tcPr>
            <w:tcW w:w="1226" w:type="dxa"/>
            <w:shd w:val="clear" w:color="auto" w:fill="0A3777"/>
          </w:tcPr>
          <w:p w14:paraId="6B33D120" w14:textId="77777777" w:rsidR="008D41C9" w:rsidRPr="00E8655A" w:rsidRDefault="008D41C9" w:rsidP="00A246FC">
            <w:pPr>
              <w:spacing w:before="193"/>
              <w:ind w:left="60"/>
              <w:rPr>
                <w:rFonts w:ascii="Calibri" w:eastAsia="Calibri" w:hAnsi="Calibri" w:cs="Calibri"/>
                <w:b/>
                <w:sz w:val="19"/>
              </w:rPr>
            </w:pPr>
            <w:r w:rsidRPr="00E8655A">
              <w:rPr>
                <w:rFonts w:ascii="Calibri" w:eastAsia="Calibri" w:hAnsi="Calibri" w:cs="Calibri"/>
                <w:b/>
                <w:color w:val="FFFFFF"/>
                <w:sz w:val="19"/>
              </w:rPr>
              <w:t>Net</w:t>
            </w:r>
            <w:r w:rsidRPr="00E8655A">
              <w:rPr>
                <w:rFonts w:ascii="Calibri" w:eastAsia="Calibri" w:hAnsi="Calibri" w:cs="Calibri"/>
                <w:b/>
                <w:color w:val="FFFFFF"/>
                <w:spacing w:val="-2"/>
                <w:sz w:val="19"/>
              </w:rPr>
              <w:t xml:space="preserve"> Price</w:t>
            </w:r>
          </w:p>
        </w:tc>
      </w:tr>
      <w:tr w:rsidR="008D41C9" w:rsidRPr="00E8655A" w14:paraId="6A43FAE5" w14:textId="77777777" w:rsidTr="00A246FC">
        <w:trPr>
          <w:trHeight w:val="608"/>
        </w:trPr>
        <w:tc>
          <w:tcPr>
            <w:tcW w:w="2533" w:type="dxa"/>
            <w:shd w:val="clear" w:color="auto" w:fill="F3F3F1"/>
          </w:tcPr>
          <w:p w14:paraId="6C18845B" w14:textId="77777777" w:rsidR="008D41C9" w:rsidRPr="00E8655A" w:rsidRDefault="008D41C9" w:rsidP="00A246FC">
            <w:pPr>
              <w:spacing w:before="60"/>
              <w:ind w:left="60"/>
              <w:rPr>
                <w:rFonts w:ascii="Calibri" w:eastAsia="Calibri" w:hAnsi="Calibri" w:cs="Calibri"/>
                <w:sz w:val="19"/>
              </w:rPr>
            </w:pPr>
            <w:r w:rsidRPr="00E8655A">
              <w:rPr>
                <w:rFonts w:ascii="Calibri" w:eastAsia="Calibri" w:hAnsi="Calibri" w:cs="Calibri"/>
                <w:spacing w:val="-2"/>
                <w:sz w:val="19"/>
              </w:rPr>
              <w:t>PS-BAS-ARC-</w:t>
            </w:r>
            <w:r w:rsidRPr="00E8655A">
              <w:rPr>
                <w:rFonts w:ascii="Calibri" w:eastAsia="Calibri" w:hAnsi="Calibri" w:cs="Calibri"/>
                <w:spacing w:val="-4"/>
                <w:sz w:val="19"/>
              </w:rPr>
              <w:t>SMART</w:t>
            </w:r>
          </w:p>
        </w:tc>
        <w:tc>
          <w:tcPr>
            <w:tcW w:w="3650" w:type="dxa"/>
            <w:shd w:val="clear" w:color="auto" w:fill="F3F3F1"/>
          </w:tcPr>
          <w:p w14:paraId="039A86B5" w14:textId="77777777" w:rsidR="008D41C9" w:rsidRPr="00E8655A" w:rsidRDefault="008D41C9" w:rsidP="00A246FC">
            <w:pPr>
              <w:spacing w:before="32" w:line="260" w:lineRule="atLeast"/>
              <w:ind w:left="60"/>
              <w:rPr>
                <w:rFonts w:ascii="Calibri" w:eastAsia="Calibri" w:hAnsi="Calibri" w:cs="Calibri"/>
                <w:sz w:val="19"/>
              </w:rPr>
            </w:pPr>
            <w:r w:rsidRPr="00E8655A">
              <w:rPr>
                <w:rFonts w:ascii="Calibri" w:eastAsia="Calibri" w:hAnsi="Calibri" w:cs="Calibri"/>
                <w:sz w:val="19"/>
              </w:rPr>
              <w:t>Archer</w:t>
            </w:r>
            <w:r w:rsidRPr="00E8655A">
              <w:rPr>
                <w:rFonts w:ascii="Calibri" w:eastAsia="Calibri" w:hAnsi="Calibri" w:cs="Calibri"/>
                <w:spacing w:val="-11"/>
                <w:sz w:val="19"/>
              </w:rPr>
              <w:t xml:space="preserve"> </w:t>
            </w:r>
            <w:r w:rsidRPr="00E8655A">
              <w:rPr>
                <w:rFonts w:ascii="Calibri" w:eastAsia="Calibri" w:hAnsi="Calibri" w:cs="Calibri"/>
                <w:sz w:val="19"/>
              </w:rPr>
              <w:t>Platform</w:t>
            </w:r>
            <w:r w:rsidRPr="00E8655A">
              <w:rPr>
                <w:rFonts w:ascii="Calibri" w:eastAsia="Calibri" w:hAnsi="Calibri" w:cs="Calibri"/>
                <w:spacing w:val="-11"/>
                <w:sz w:val="19"/>
              </w:rPr>
              <w:t xml:space="preserve"> </w:t>
            </w:r>
            <w:r w:rsidRPr="00E8655A">
              <w:rPr>
                <w:rFonts w:ascii="Calibri" w:eastAsia="Calibri" w:hAnsi="Calibri" w:cs="Calibri"/>
                <w:sz w:val="19"/>
              </w:rPr>
              <w:t>SmartStart</w:t>
            </w:r>
            <w:r w:rsidRPr="00E8655A">
              <w:rPr>
                <w:rFonts w:ascii="Calibri" w:eastAsia="Calibri" w:hAnsi="Calibri" w:cs="Calibri"/>
                <w:spacing w:val="-11"/>
                <w:sz w:val="19"/>
              </w:rPr>
              <w:t xml:space="preserve"> </w:t>
            </w:r>
            <w:r w:rsidRPr="00E8655A">
              <w:rPr>
                <w:rFonts w:ascii="Calibri" w:eastAsia="Calibri" w:hAnsi="Calibri" w:cs="Calibri"/>
                <w:sz w:val="19"/>
              </w:rPr>
              <w:t>Installation Services - Remote only</w:t>
            </w:r>
          </w:p>
        </w:tc>
        <w:tc>
          <w:tcPr>
            <w:tcW w:w="1051" w:type="dxa"/>
            <w:shd w:val="clear" w:color="auto" w:fill="F3F3F1"/>
          </w:tcPr>
          <w:p w14:paraId="5A2E7397" w14:textId="77777777" w:rsidR="008D41C9" w:rsidRPr="00E8655A" w:rsidRDefault="008D41C9" w:rsidP="00A246FC">
            <w:pPr>
              <w:spacing w:before="60"/>
              <w:ind w:right="93"/>
              <w:jc w:val="right"/>
              <w:rPr>
                <w:rFonts w:ascii="Calibri" w:eastAsia="Calibri" w:hAnsi="Calibri" w:cs="Calibri"/>
                <w:sz w:val="19"/>
              </w:rPr>
            </w:pPr>
            <w:r w:rsidRPr="00E8655A">
              <w:rPr>
                <w:rFonts w:ascii="Calibri" w:eastAsia="Calibri" w:hAnsi="Calibri" w:cs="Calibri"/>
                <w:spacing w:val="-10"/>
                <w:sz w:val="19"/>
              </w:rPr>
              <w:t>1</w:t>
            </w:r>
          </w:p>
        </w:tc>
        <w:tc>
          <w:tcPr>
            <w:tcW w:w="850" w:type="dxa"/>
            <w:shd w:val="clear" w:color="auto" w:fill="F3F3F1"/>
          </w:tcPr>
          <w:p w14:paraId="43155DA5" w14:textId="77777777" w:rsidR="008D41C9" w:rsidRPr="00E8655A" w:rsidRDefault="008D41C9" w:rsidP="00A246FC">
            <w:pPr>
              <w:spacing w:before="60"/>
              <w:ind w:left="60"/>
              <w:rPr>
                <w:rFonts w:ascii="Calibri" w:eastAsia="Calibri" w:hAnsi="Calibri" w:cs="Calibri"/>
                <w:sz w:val="19"/>
              </w:rPr>
            </w:pPr>
            <w:r w:rsidRPr="00E8655A">
              <w:rPr>
                <w:rFonts w:ascii="Calibri" w:eastAsia="Calibri" w:hAnsi="Calibri" w:cs="Calibri"/>
                <w:sz w:val="19"/>
              </w:rPr>
              <w:t>Sep</w:t>
            </w:r>
            <w:r w:rsidRPr="00E8655A">
              <w:rPr>
                <w:rFonts w:ascii="Calibri" w:eastAsia="Calibri" w:hAnsi="Calibri" w:cs="Calibri"/>
                <w:spacing w:val="-2"/>
                <w:sz w:val="19"/>
              </w:rPr>
              <w:t xml:space="preserve"> </w:t>
            </w:r>
            <w:r w:rsidRPr="00E8655A">
              <w:rPr>
                <w:rFonts w:ascii="Calibri" w:eastAsia="Calibri" w:hAnsi="Calibri" w:cs="Calibri"/>
                <w:spacing w:val="-5"/>
                <w:sz w:val="19"/>
              </w:rPr>
              <w:t>10,</w:t>
            </w:r>
          </w:p>
          <w:p w14:paraId="25B64B19" w14:textId="77777777" w:rsidR="008D41C9" w:rsidRPr="00E8655A" w:rsidRDefault="008D41C9" w:rsidP="00A246FC">
            <w:pPr>
              <w:spacing w:before="34"/>
              <w:ind w:left="60"/>
              <w:rPr>
                <w:rFonts w:ascii="Calibri" w:eastAsia="Calibri" w:hAnsi="Calibri" w:cs="Calibri"/>
                <w:sz w:val="19"/>
              </w:rPr>
            </w:pPr>
            <w:r w:rsidRPr="00E8655A">
              <w:rPr>
                <w:rFonts w:ascii="Calibri" w:eastAsia="Calibri" w:hAnsi="Calibri" w:cs="Calibri"/>
                <w:spacing w:val="-4"/>
                <w:sz w:val="19"/>
              </w:rPr>
              <w:t>2026</w:t>
            </w:r>
          </w:p>
        </w:tc>
        <w:tc>
          <w:tcPr>
            <w:tcW w:w="795" w:type="dxa"/>
            <w:shd w:val="clear" w:color="auto" w:fill="F3F3F1"/>
          </w:tcPr>
          <w:p w14:paraId="5D6BD4D9" w14:textId="77777777" w:rsidR="008D41C9" w:rsidRPr="00E8655A" w:rsidRDefault="008D41C9" w:rsidP="00A246FC">
            <w:pPr>
              <w:spacing w:before="60"/>
              <w:ind w:left="60"/>
              <w:rPr>
                <w:rFonts w:ascii="Calibri" w:eastAsia="Calibri" w:hAnsi="Calibri" w:cs="Calibri"/>
                <w:sz w:val="19"/>
              </w:rPr>
            </w:pPr>
            <w:r w:rsidRPr="00E8655A">
              <w:rPr>
                <w:rFonts w:ascii="Calibri" w:eastAsia="Calibri" w:hAnsi="Calibri" w:cs="Calibri"/>
                <w:sz w:val="19"/>
              </w:rPr>
              <w:t>Sep</w:t>
            </w:r>
            <w:r w:rsidRPr="00E8655A">
              <w:rPr>
                <w:rFonts w:ascii="Calibri" w:eastAsia="Calibri" w:hAnsi="Calibri" w:cs="Calibri"/>
                <w:spacing w:val="-2"/>
                <w:sz w:val="19"/>
              </w:rPr>
              <w:t xml:space="preserve"> </w:t>
            </w:r>
            <w:r w:rsidRPr="00E8655A">
              <w:rPr>
                <w:rFonts w:ascii="Calibri" w:eastAsia="Calibri" w:hAnsi="Calibri" w:cs="Calibri"/>
                <w:spacing w:val="-5"/>
                <w:sz w:val="19"/>
              </w:rPr>
              <w:t>9,</w:t>
            </w:r>
          </w:p>
          <w:p w14:paraId="0CD16FB6" w14:textId="77777777" w:rsidR="008D41C9" w:rsidRPr="00E8655A" w:rsidRDefault="008D41C9" w:rsidP="00A246FC">
            <w:pPr>
              <w:spacing w:before="34"/>
              <w:ind w:left="60"/>
              <w:rPr>
                <w:rFonts w:ascii="Calibri" w:eastAsia="Calibri" w:hAnsi="Calibri" w:cs="Calibri"/>
                <w:sz w:val="19"/>
              </w:rPr>
            </w:pPr>
            <w:r w:rsidRPr="00E8655A">
              <w:rPr>
                <w:rFonts w:ascii="Calibri" w:eastAsia="Calibri" w:hAnsi="Calibri" w:cs="Calibri"/>
                <w:spacing w:val="-4"/>
                <w:sz w:val="19"/>
              </w:rPr>
              <w:t>2027</w:t>
            </w:r>
          </w:p>
        </w:tc>
        <w:tc>
          <w:tcPr>
            <w:tcW w:w="1226" w:type="dxa"/>
            <w:shd w:val="clear" w:color="auto" w:fill="F3F3F1"/>
          </w:tcPr>
          <w:p w14:paraId="59B75BA7" w14:textId="6A1D71FD" w:rsidR="008D41C9" w:rsidRPr="00E8655A" w:rsidRDefault="008D41C9" w:rsidP="00A246FC">
            <w:pPr>
              <w:spacing w:before="60"/>
              <w:ind w:right="94"/>
              <w:jc w:val="right"/>
              <w:rPr>
                <w:rFonts w:ascii="Calibri" w:eastAsia="Calibri" w:hAnsi="Calibri" w:cs="Calibri"/>
                <w:sz w:val="19"/>
              </w:rPr>
            </w:pPr>
            <w:r w:rsidRPr="00E8655A">
              <w:rPr>
                <w:rFonts w:ascii="Calibri" w:eastAsia="Calibri" w:hAnsi="Calibri" w:cs="Calibri"/>
                <w:spacing w:val="-2"/>
                <w:sz w:val="19"/>
              </w:rPr>
              <w:t>£</w:t>
            </w:r>
            <w:r w:rsidR="00E97DB7">
              <w:rPr>
                <w:rFonts w:ascii="Calibri" w:eastAsia="Calibri" w:hAnsi="Calibri" w:cs="Calibri"/>
                <w:spacing w:val="-2"/>
                <w:sz w:val="19"/>
              </w:rPr>
              <w:t>0</w:t>
            </w:r>
          </w:p>
        </w:tc>
      </w:tr>
      <w:tr w:rsidR="008D41C9" w:rsidRPr="00E8655A" w14:paraId="16B7B6C9" w14:textId="77777777" w:rsidTr="00A246FC">
        <w:trPr>
          <w:trHeight w:val="608"/>
        </w:trPr>
        <w:tc>
          <w:tcPr>
            <w:tcW w:w="2533" w:type="dxa"/>
          </w:tcPr>
          <w:p w14:paraId="4CFD0C3E" w14:textId="77777777" w:rsidR="008D41C9" w:rsidRPr="00E8655A" w:rsidRDefault="008D41C9" w:rsidP="00A246FC">
            <w:pPr>
              <w:spacing w:before="60"/>
              <w:ind w:left="60"/>
              <w:rPr>
                <w:rFonts w:ascii="Calibri" w:eastAsia="Calibri" w:hAnsi="Calibri" w:cs="Calibri"/>
                <w:sz w:val="19"/>
              </w:rPr>
            </w:pPr>
            <w:r w:rsidRPr="00E8655A">
              <w:rPr>
                <w:rFonts w:ascii="Calibri" w:eastAsia="Calibri" w:hAnsi="Calibri" w:cs="Calibri"/>
                <w:spacing w:val="-2"/>
                <w:sz w:val="19"/>
              </w:rPr>
              <w:t>PS-BAS-ECSTND</w:t>
            </w:r>
          </w:p>
        </w:tc>
        <w:tc>
          <w:tcPr>
            <w:tcW w:w="3650" w:type="dxa"/>
          </w:tcPr>
          <w:p w14:paraId="22CB7354" w14:textId="77777777" w:rsidR="008D41C9" w:rsidRPr="00E8655A" w:rsidRDefault="008D41C9" w:rsidP="00A246FC">
            <w:pPr>
              <w:spacing w:before="32" w:line="260" w:lineRule="atLeast"/>
              <w:ind w:left="60"/>
              <w:rPr>
                <w:rFonts w:ascii="Calibri" w:eastAsia="Calibri" w:hAnsi="Calibri" w:cs="Calibri"/>
                <w:sz w:val="19"/>
              </w:rPr>
            </w:pPr>
            <w:r w:rsidRPr="00E8655A">
              <w:rPr>
                <w:rFonts w:ascii="Calibri" w:eastAsia="Calibri" w:hAnsi="Calibri" w:cs="Calibri"/>
                <w:sz w:val="19"/>
              </w:rPr>
              <w:t>Archer</w:t>
            </w:r>
            <w:r w:rsidRPr="00E8655A">
              <w:rPr>
                <w:rFonts w:ascii="Calibri" w:eastAsia="Calibri" w:hAnsi="Calibri" w:cs="Calibri"/>
                <w:spacing w:val="-11"/>
                <w:sz w:val="19"/>
              </w:rPr>
              <w:t xml:space="preserve"> </w:t>
            </w:r>
            <w:r w:rsidRPr="00E8655A">
              <w:rPr>
                <w:rFonts w:ascii="Calibri" w:eastAsia="Calibri" w:hAnsi="Calibri" w:cs="Calibri"/>
                <w:sz w:val="19"/>
              </w:rPr>
              <w:t>Evolv</w:t>
            </w:r>
            <w:r w:rsidRPr="00E8655A">
              <w:rPr>
                <w:rFonts w:ascii="Calibri" w:eastAsia="Calibri" w:hAnsi="Calibri" w:cs="Calibri"/>
                <w:spacing w:val="-11"/>
                <w:sz w:val="19"/>
              </w:rPr>
              <w:t xml:space="preserve"> </w:t>
            </w:r>
            <w:r w:rsidRPr="00E8655A">
              <w:rPr>
                <w:rFonts w:ascii="Calibri" w:eastAsia="Calibri" w:hAnsi="Calibri" w:cs="Calibri"/>
                <w:sz w:val="19"/>
              </w:rPr>
              <w:t>Compliance</w:t>
            </w:r>
            <w:r w:rsidRPr="00E8655A">
              <w:rPr>
                <w:rFonts w:ascii="Calibri" w:eastAsia="Calibri" w:hAnsi="Calibri" w:cs="Calibri"/>
                <w:spacing w:val="-11"/>
                <w:sz w:val="19"/>
              </w:rPr>
              <w:t xml:space="preserve"> </w:t>
            </w:r>
            <w:r w:rsidRPr="00E8655A">
              <w:rPr>
                <w:rFonts w:ascii="Calibri" w:eastAsia="Calibri" w:hAnsi="Calibri" w:cs="Calibri"/>
                <w:sz w:val="19"/>
              </w:rPr>
              <w:t xml:space="preserve">Standard </w:t>
            </w:r>
            <w:r w:rsidRPr="00E8655A">
              <w:rPr>
                <w:rFonts w:ascii="Calibri" w:eastAsia="Calibri" w:hAnsi="Calibri" w:cs="Calibri"/>
                <w:spacing w:val="-2"/>
                <w:sz w:val="19"/>
              </w:rPr>
              <w:t>Implementation</w:t>
            </w:r>
          </w:p>
        </w:tc>
        <w:tc>
          <w:tcPr>
            <w:tcW w:w="1051" w:type="dxa"/>
          </w:tcPr>
          <w:p w14:paraId="721417F5" w14:textId="77777777" w:rsidR="008D41C9" w:rsidRPr="00E8655A" w:rsidRDefault="008D41C9" w:rsidP="00A246FC">
            <w:pPr>
              <w:spacing w:before="60"/>
              <w:ind w:right="93"/>
              <w:jc w:val="right"/>
              <w:rPr>
                <w:rFonts w:ascii="Calibri" w:eastAsia="Calibri" w:hAnsi="Calibri" w:cs="Calibri"/>
                <w:sz w:val="19"/>
              </w:rPr>
            </w:pPr>
            <w:r w:rsidRPr="00E8655A">
              <w:rPr>
                <w:rFonts w:ascii="Calibri" w:eastAsia="Calibri" w:hAnsi="Calibri" w:cs="Calibri"/>
                <w:spacing w:val="-10"/>
                <w:sz w:val="19"/>
              </w:rPr>
              <w:t>1</w:t>
            </w:r>
          </w:p>
        </w:tc>
        <w:tc>
          <w:tcPr>
            <w:tcW w:w="850" w:type="dxa"/>
          </w:tcPr>
          <w:p w14:paraId="07E805EC" w14:textId="77777777" w:rsidR="008D41C9" w:rsidRPr="00E8655A" w:rsidRDefault="008D41C9" w:rsidP="00A246FC">
            <w:pPr>
              <w:spacing w:before="60"/>
              <w:ind w:left="60"/>
              <w:rPr>
                <w:rFonts w:ascii="Calibri" w:eastAsia="Calibri" w:hAnsi="Calibri" w:cs="Calibri"/>
                <w:sz w:val="19"/>
              </w:rPr>
            </w:pPr>
            <w:r w:rsidRPr="00E8655A">
              <w:rPr>
                <w:rFonts w:ascii="Calibri" w:eastAsia="Calibri" w:hAnsi="Calibri" w:cs="Calibri"/>
                <w:sz w:val="19"/>
              </w:rPr>
              <w:t>Sep</w:t>
            </w:r>
            <w:r w:rsidRPr="00E8655A">
              <w:rPr>
                <w:rFonts w:ascii="Calibri" w:eastAsia="Calibri" w:hAnsi="Calibri" w:cs="Calibri"/>
                <w:spacing w:val="-2"/>
                <w:sz w:val="19"/>
              </w:rPr>
              <w:t xml:space="preserve"> </w:t>
            </w:r>
            <w:r w:rsidRPr="00E8655A">
              <w:rPr>
                <w:rFonts w:ascii="Calibri" w:eastAsia="Calibri" w:hAnsi="Calibri" w:cs="Calibri"/>
                <w:spacing w:val="-5"/>
                <w:sz w:val="19"/>
              </w:rPr>
              <w:t>10,</w:t>
            </w:r>
          </w:p>
          <w:p w14:paraId="6B37E235" w14:textId="77777777" w:rsidR="008D41C9" w:rsidRPr="00E8655A" w:rsidRDefault="008D41C9" w:rsidP="00A246FC">
            <w:pPr>
              <w:spacing w:before="34"/>
              <w:ind w:left="60"/>
              <w:rPr>
                <w:rFonts w:ascii="Calibri" w:eastAsia="Calibri" w:hAnsi="Calibri" w:cs="Calibri"/>
                <w:sz w:val="19"/>
              </w:rPr>
            </w:pPr>
            <w:r w:rsidRPr="00E8655A">
              <w:rPr>
                <w:rFonts w:ascii="Calibri" w:eastAsia="Calibri" w:hAnsi="Calibri" w:cs="Calibri"/>
                <w:spacing w:val="-4"/>
                <w:sz w:val="19"/>
              </w:rPr>
              <w:t>2026</w:t>
            </w:r>
          </w:p>
        </w:tc>
        <w:tc>
          <w:tcPr>
            <w:tcW w:w="795" w:type="dxa"/>
          </w:tcPr>
          <w:p w14:paraId="59EE034A" w14:textId="77777777" w:rsidR="008D41C9" w:rsidRPr="00E8655A" w:rsidRDefault="008D41C9" w:rsidP="00A246FC">
            <w:pPr>
              <w:spacing w:before="60"/>
              <w:ind w:left="60"/>
              <w:rPr>
                <w:rFonts w:ascii="Calibri" w:eastAsia="Calibri" w:hAnsi="Calibri" w:cs="Calibri"/>
                <w:sz w:val="19"/>
              </w:rPr>
            </w:pPr>
            <w:r w:rsidRPr="00E8655A">
              <w:rPr>
                <w:rFonts w:ascii="Calibri" w:eastAsia="Calibri" w:hAnsi="Calibri" w:cs="Calibri"/>
                <w:sz w:val="19"/>
              </w:rPr>
              <w:t>Sep</w:t>
            </w:r>
            <w:r w:rsidRPr="00E8655A">
              <w:rPr>
                <w:rFonts w:ascii="Calibri" w:eastAsia="Calibri" w:hAnsi="Calibri" w:cs="Calibri"/>
                <w:spacing w:val="-2"/>
                <w:sz w:val="19"/>
              </w:rPr>
              <w:t xml:space="preserve"> </w:t>
            </w:r>
            <w:r w:rsidRPr="00E8655A">
              <w:rPr>
                <w:rFonts w:ascii="Calibri" w:eastAsia="Calibri" w:hAnsi="Calibri" w:cs="Calibri"/>
                <w:spacing w:val="-5"/>
                <w:sz w:val="19"/>
              </w:rPr>
              <w:t>9,</w:t>
            </w:r>
          </w:p>
          <w:p w14:paraId="1B010746" w14:textId="77777777" w:rsidR="008D41C9" w:rsidRPr="00E8655A" w:rsidRDefault="008D41C9" w:rsidP="00A246FC">
            <w:pPr>
              <w:spacing w:before="34"/>
              <w:ind w:left="60"/>
              <w:rPr>
                <w:rFonts w:ascii="Calibri" w:eastAsia="Calibri" w:hAnsi="Calibri" w:cs="Calibri"/>
                <w:sz w:val="19"/>
              </w:rPr>
            </w:pPr>
            <w:r w:rsidRPr="00E8655A">
              <w:rPr>
                <w:rFonts w:ascii="Calibri" w:eastAsia="Calibri" w:hAnsi="Calibri" w:cs="Calibri"/>
                <w:spacing w:val="-4"/>
                <w:sz w:val="19"/>
              </w:rPr>
              <w:t>2027</w:t>
            </w:r>
          </w:p>
        </w:tc>
        <w:tc>
          <w:tcPr>
            <w:tcW w:w="1226" w:type="dxa"/>
          </w:tcPr>
          <w:p w14:paraId="1180D6A8" w14:textId="6E28EE2B" w:rsidR="008D41C9" w:rsidRPr="00E8655A" w:rsidRDefault="00E97DB7" w:rsidP="00A246FC">
            <w:pPr>
              <w:spacing w:before="60"/>
              <w:ind w:right="93"/>
              <w:jc w:val="right"/>
              <w:rPr>
                <w:rFonts w:ascii="Calibri" w:eastAsia="Calibri" w:hAnsi="Calibri" w:cs="Calibri"/>
                <w:sz w:val="19"/>
              </w:rPr>
            </w:pPr>
            <w:r w:rsidRPr="00E8655A">
              <w:rPr>
                <w:rFonts w:ascii="Calibri" w:eastAsia="Calibri" w:hAnsi="Calibri" w:cs="Calibri"/>
                <w:spacing w:val="-2"/>
                <w:sz w:val="19"/>
              </w:rPr>
              <w:t>£</w:t>
            </w:r>
            <w:r w:rsidR="008D41C9" w:rsidRPr="00E8655A">
              <w:rPr>
                <w:rFonts w:ascii="Calibri" w:eastAsia="Calibri" w:hAnsi="Calibri" w:cs="Calibri"/>
                <w:spacing w:val="-10"/>
                <w:sz w:val="19"/>
              </w:rPr>
              <w:t>0</w:t>
            </w:r>
          </w:p>
        </w:tc>
      </w:tr>
      <w:tr w:rsidR="008D41C9" w:rsidRPr="00E8655A" w14:paraId="255465D6" w14:textId="77777777" w:rsidTr="00A246FC">
        <w:trPr>
          <w:trHeight w:val="341"/>
        </w:trPr>
        <w:tc>
          <w:tcPr>
            <w:tcW w:w="8879" w:type="dxa"/>
            <w:gridSpan w:val="5"/>
            <w:tcBorders>
              <w:left w:val="nil"/>
              <w:bottom w:val="nil"/>
            </w:tcBorders>
          </w:tcPr>
          <w:p w14:paraId="20EC0900" w14:textId="77777777" w:rsidR="008D41C9" w:rsidRPr="00E8655A" w:rsidRDefault="008D41C9" w:rsidP="00A246FC">
            <w:pPr>
              <w:spacing w:before="60"/>
              <w:ind w:right="108"/>
              <w:jc w:val="right"/>
              <w:rPr>
                <w:rFonts w:ascii="Calibri" w:eastAsia="Calibri" w:hAnsi="Calibri" w:cs="Calibri"/>
                <w:b/>
                <w:sz w:val="19"/>
              </w:rPr>
            </w:pPr>
            <w:r w:rsidRPr="00E8655A">
              <w:rPr>
                <w:rFonts w:ascii="Calibri" w:eastAsia="Calibri" w:hAnsi="Calibri" w:cs="Calibri"/>
                <w:b/>
                <w:sz w:val="19"/>
              </w:rPr>
              <w:t>Total</w:t>
            </w:r>
            <w:r w:rsidRPr="00E8655A">
              <w:rPr>
                <w:rFonts w:ascii="Calibri" w:eastAsia="Calibri" w:hAnsi="Calibri" w:cs="Calibri"/>
                <w:b/>
                <w:spacing w:val="-3"/>
                <w:sz w:val="19"/>
              </w:rPr>
              <w:t xml:space="preserve"> </w:t>
            </w:r>
            <w:r w:rsidRPr="00E8655A">
              <w:rPr>
                <w:rFonts w:ascii="Calibri" w:eastAsia="Calibri" w:hAnsi="Calibri" w:cs="Calibri"/>
                <w:b/>
                <w:sz w:val="19"/>
              </w:rPr>
              <w:t>Net</w:t>
            </w:r>
            <w:r w:rsidRPr="00E8655A">
              <w:rPr>
                <w:rFonts w:ascii="Calibri" w:eastAsia="Calibri" w:hAnsi="Calibri" w:cs="Calibri"/>
                <w:b/>
                <w:spacing w:val="-3"/>
                <w:sz w:val="19"/>
              </w:rPr>
              <w:t xml:space="preserve"> </w:t>
            </w:r>
            <w:r w:rsidRPr="00E8655A">
              <w:rPr>
                <w:rFonts w:ascii="Calibri" w:eastAsia="Calibri" w:hAnsi="Calibri" w:cs="Calibri"/>
                <w:b/>
                <w:spacing w:val="-2"/>
                <w:sz w:val="19"/>
              </w:rPr>
              <w:t>Price</w:t>
            </w:r>
          </w:p>
        </w:tc>
        <w:tc>
          <w:tcPr>
            <w:tcW w:w="1226" w:type="dxa"/>
            <w:shd w:val="clear" w:color="auto" w:fill="F3F3F1"/>
          </w:tcPr>
          <w:p w14:paraId="1A21FF86" w14:textId="1A03F09C" w:rsidR="008D41C9" w:rsidRPr="00E8655A" w:rsidRDefault="008D41C9" w:rsidP="00A246FC">
            <w:pPr>
              <w:spacing w:before="60"/>
              <w:ind w:right="94"/>
              <w:jc w:val="right"/>
              <w:rPr>
                <w:rFonts w:ascii="Calibri" w:eastAsia="Calibri" w:hAnsi="Calibri" w:cs="Calibri"/>
                <w:b/>
                <w:sz w:val="19"/>
              </w:rPr>
            </w:pPr>
            <w:r w:rsidRPr="00E8655A">
              <w:rPr>
                <w:rFonts w:ascii="Calibri" w:eastAsia="Calibri" w:hAnsi="Calibri" w:cs="Calibri"/>
                <w:b/>
                <w:spacing w:val="-2"/>
                <w:sz w:val="19"/>
              </w:rPr>
              <w:t>£</w:t>
            </w:r>
            <w:r w:rsidR="00E97DB7">
              <w:rPr>
                <w:rFonts w:ascii="Calibri" w:eastAsia="Calibri" w:hAnsi="Calibri" w:cs="Calibri"/>
                <w:b/>
                <w:spacing w:val="-2"/>
                <w:sz w:val="19"/>
              </w:rPr>
              <w:t>0</w:t>
            </w:r>
          </w:p>
        </w:tc>
      </w:tr>
    </w:tbl>
    <w:p w14:paraId="31D39863" w14:textId="77777777" w:rsidR="008D41C9" w:rsidRPr="00E8655A" w:rsidRDefault="008D41C9" w:rsidP="008D41C9">
      <w:pPr>
        <w:spacing w:before="82"/>
        <w:rPr>
          <w:rFonts w:ascii="Calibri" w:eastAsia="Calibri" w:hAnsi="Calibri" w:cs="Calibri"/>
        </w:rPr>
      </w:pPr>
    </w:p>
    <w:p w14:paraId="1D89D90C" w14:textId="77777777" w:rsidR="008D41C9" w:rsidRPr="00E8655A" w:rsidRDefault="008D41C9" w:rsidP="008D41C9">
      <w:pPr>
        <w:spacing w:after="41"/>
        <w:ind w:left="405"/>
        <w:rPr>
          <w:rFonts w:ascii="Calibri" w:eastAsia="Calibri" w:hAnsi="Calibri" w:cs="Calibri"/>
        </w:rPr>
      </w:pPr>
      <w:r w:rsidRPr="00E8655A">
        <w:rPr>
          <w:rFonts w:ascii="Calibri" w:eastAsia="Calibri" w:hAnsi="Calibri" w:cs="Calibri"/>
          <w:spacing w:val="-2"/>
        </w:rPr>
        <w:t>Total</w:t>
      </w:r>
      <w:r>
        <w:rPr>
          <w:rFonts w:ascii="Calibri" w:eastAsia="Calibri" w:hAnsi="Calibri" w:cs="Calibri"/>
          <w:spacing w:val="-2"/>
        </w:rPr>
        <w:t xml:space="preserve"> Charges</w:t>
      </w: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05"/>
      </w:tblGrid>
      <w:tr w:rsidR="008D41C9" w:rsidRPr="00E8655A" w14:paraId="73C12727" w14:textId="77777777" w:rsidTr="00A246FC">
        <w:trPr>
          <w:trHeight w:val="359"/>
        </w:trPr>
        <w:tc>
          <w:tcPr>
            <w:tcW w:w="10105" w:type="dxa"/>
            <w:shd w:val="clear" w:color="auto" w:fill="13377E"/>
          </w:tcPr>
          <w:p w14:paraId="4C5854FC" w14:textId="77777777" w:rsidR="008D41C9" w:rsidRPr="00E8655A" w:rsidRDefault="008D41C9" w:rsidP="00A246FC">
            <w:pPr>
              <w:spacing w:before="57"/>
              <w:ind w:left="60"/>
              <w:rPr>
                <w:rFonts w:ascii="Century Gothic" w:eastAsia="Calibri" w:hAnsi="Calibri" w:cs="Calibri"/>
                <w:b/>
                <w:sz w:val="19"/>
              </w:rPr>
            </w:pPr>
            <w:r w:rsidRPr="00E8655A">
              <w:rPr>
                <w:rFonts w:ascii="Century Gothic" w:eastAsia="Calibri" w:hAnsi="Calibri" w:cs="Calibri"/>
                <w:b/>
                <w:color w:val="FFFFFF"/>
                <w:w w:val="105"/>
                <w:sz w:val="19"/>
              </w:rPr>
              <w:t>Net</w:t>
            </w:r>
            <w:r w:rsidRPr="00E8655A">
              <w:rPr>
                <w:rFonts w:ascii="Century Gothic" w:eastAsia="Calibri" w:hAnsi="Calibri" w:cs="Calibri"/>
                <w:b/>
                <w:color w:val="FFFFFF"/>
                <w:spacing w:val="-12"/>
                <w:w w:val="105"/>
                <w:sz w:val="19"/>
              </w:rPr>
              <w:t xml:space="preserve"> </w:t>
            </w:r>
            <w:r w:rsidRPr="00E8655A">
              <w:rPr>
                <w:rFonts w:ascii="Century Gothic" w:eastAsia="Calibri" w:hAnsi="Calibri" w:cs="Calibri"/>
                <w:b/>
                <w:color w:val="FFFFFF"/>
                <w:spacing w:val="-4"/>
                <w:w w:val="105"/>
                <w:sz w:val="19"/>
              </w:rPr>
              <w:t>Price</w:t>
            </w:r>
          </w:p>
        </w:tc>
      </w:tr>
      <w:tr w:rsidR="008D41C9" w:rsidRPr="00E97DB7" w14:paraId="5128B442" w14:textId="77777777" w:rsidTr="00A246FC">
        <w:trPr>
          <w:trHeight w:val="359"/>
        </w:trPr>
        <w:tc>
          <w:tcPr>
            <w:tcW w:w="10105" w:type="dxa"/>
          </w:tcPr>
          <w:p w14:paraId="5407FAAD" w14:textId="14AF22B6" w:rsidR="008D41C9" w:rsidRPr="00E97DB7" w:rsidRDefault="008D41C9" w:rsidP="00A246FC">
            <w:pPr>
              <w:spacing w:before="67"/>
              <w:ind w:right="94"/>
              <w:jc w:val="right"/>
              <w:rPr>
                <w:rFonts w:ascii="Calibri" w:eastAsia="Calibri" w:hAnsi="Calibri" w:cs="Calibri"/>
                <w:spacing w:val="-2"/>
                <w:sz w:val="19"/>
              </w:rPr>
            </w:pPr>
            <w:r w:rsidRPr="00E97DB7">
              <w:rPr>
                <w:rFonts w:ascii="Calibri" w:eastAsia="Calibri" w:hAnsi="Calibri" w:cs="Calibri"/>
                <w:spacing w:val="-2"/>
                <w:sz w:val="19"/>
              </w:rPr>
              <w:t>£</w:t>
            </w:r>
            <w:r w:rsidR="00E97DB7" w:rsidRPr="00E97DB7">
              <w:rPr>
                <w:rFonts w:ascii="Calibri" w:eastAsia="Calibri" w:hAnsi="Calibri" w:cs="Calibri"/>
                <w:spacing w:val="-2"/>
                <w:sz w:val="19"/>
              </w:rPr>
              <w:t>136</w:t>
            </w:r>
            <w:r w:rsidRPr="00E97DB7">
              <w:rPr>
                <w:rFonts w:ascii="Calibri" w:eastAsia="Calibri" w:hAnsi="Calibri" w:cs="Calibri"/>
                <w:spacing w:val="-2"/>
                <w:sz w:val="19"/>
              </w:rPr>
              <w:t>,</w:t>
            </w:r>
            <w:r w:rsidR="00E97DB7" w:rsidRPr="00E97DB7">
              <w:rPr>
                <w:rFonts w:ascii="Calibri" w:eastAsia="Calibri" w:hAnsi="Calibri" w:cs="Calibri"/>
                <w:spacing w:val="-2"/>
                <w:sz w:val="19"/>
              </w:rPr>
              <w:t xml:space="preserve"> 296.62</w:t>
            </w:r>
          </w:p>
        </w:tc>
      </w:tr>
      <w:tr w:rsidR="008D41C9" w:rsidRPr="00E8655A" w14:paraId="67F696D3" w14:textId="77777777" w:rsidTr="00A246FC">
        <w:trPr>
          <w:trHeight w:val="359"/>
        </w:trPr>
        <w:tc>
          <w:tcPr>
            <w:tcW w:w="10105" w:type="dxa"/>
            <w:shd w:val="clear" w:color="auto" w:fill="F3F3F1"/>
          </w:tcPr>
          <w:p w14:paraId="21983A05" w14:textId="0F71B796" w:rsidR="008D41C9" w:rsidRPr="00E8655A" w:rsidRDefault="008D41C9" w:rsidP="00A246FC">
            <w:pPr>
              <w:spacing w:before="57"/>
              <w:ind w:right="92"/>
              <w:jc w:val="right"/>
              <w:rPr>
                <w:rFonts w:ascii="Century Gothic" w:eastAsia="Calibri" w:hAnsi="Century Gothic" w:cs="Calibri"/>
                <w:b/>
                <w:sz w:val="19"/>
              </w:rPr>
            </w:pPr>
            <w:r w:rsidRPr="00E8655A">
              <w:rPr>
                <w:rFonts w:ascii="Century Gothic" w:eastAsia="Calibri" w:hAnsi="Century Gothic" w:cs="Calibri"/>
                <w:b/>
                <w:sz w:val="19"/>
              </w:rPr>
              <w:t>Total</w:t>
            </w:r>
            <w:r w:rsidRPr="00E8655A">
              <w:rPr>
                <w:rFonts w:ascii="Century Gothic" w:eastAsia="Calibri" w:hAnsi="Century Gothic" w:cs="Calibri"/>
                <w:b/>
                <w:spacing w:val="14"/>
                <w:sz w:val="19"/>
              </w:rPr>
              <w:t xml:space="preserve"> </w:t>
            </w:r>
            <w:r w:rsidRPr="00E8655A">
              <w:rPr>
                <w:rFonts w:ascii="Century Gothic" w:eastAsia="Calibri" w:hAnsi="Century Gothic" w:cs="Calibri"/>
                <w:b/>
                <w:sz w:val="19"/>
              </w:rPr>
              <w:t>Net</w:t>
            </w:r>
            <w:r w:rsidRPr="00E8655A">
              <w:rPr>
                <w:rFonts w:ascii="Century Gothic" w:eastAsia="Calibri" w:hAnsi="Century Gothic" w:cs="Calibri"/>
                <w:b/>
                <w:spacing w:val="14"/>
                <w:sz w:val="19"/>
              </w:rPr>
              <w:t xml:space="preserve"> </w:t>
            </w:r>
            <w:r w:rsidRPr="00E8655A">
              <w:rPr>
                <w:rFonts w:ascii="Century Gothic" w:eastAsia="Calibri" w:hAnsi="Century Gothic" w:cs="Calibri"/>
                <w:b/>
                <w:sz w:val="19"/>
              </w:rPr>
              <w:t>Price:</w:t>
            </w:r>
            <w:r w:rsidRPr="00E8655A">
              <w:rPr>
                <w:rFonts w:ascii="Century Gothic" w:eastAsia="Calibri" w:hAnsi="Century Gothic" w:cs="Calibri"/>
                <w:b/>
                <w:spacing w:val="14"/>
                <w:sz w:val="19"/>
              </w:rPr>
              <w:t xml:space="preserve"> </w:t>
            </w:r>
            <w:r w:rsidRPr="00E8655A">
              <w:rPr>
                <w:rFonts w:ascii="Century Gothic" w:eastAsia="Calibri" w:hAnsi="Century Gothic" w:cs="Calibri"/>
                <w:b/>
                <w:spacing w:val="-2"/>
                <w:sz w:val="19"/>
              </w:rPr>
              <w:t>£</w:t>
            </w:r>
            <w:r w:rsidR="00E97DB7">
              <w:rPr>
                <w:rFonts w:ascii="Century Gothic" w:eastAsia="Calibri" w:hAnsi="Century Gothic" w:cs="Calibri"/>
                <w:b/>
                <w:spacing w:val="-2"/>
                <w:sz w:val="19"/>
              </w:rPr>
              <w:t>136</w:t>
            </w:r>
            <w:r w:rsidRPr="00E8655A">
              <w:rPr>
                <w:rFonts w:ascii="Century Gothic" w:eastAsia="Calibri" w:hAnsi="Century Gothic" w:cs="Calibri"/>
                <w:b/>
                <w:spacing w:val="-2"/>
                <w:sz w:val="19"/>
              </w:rPr>
              <w:t>,</w:t>
            </w:r>
            <w:r w:rsidR="00E97DB7">
              <w:rPr>
                <w:rFonts w:ascii="Century Gothic" w:eastAsia="Calibri" w:hAnsi="Century Gothic" w:cs="Calibri"/>
                <w:b/>
                <w:spacing w:val="-2"/>
                <w:sz w:val="19"/>
              </w:rPr>
              <w:t>296</w:t>
            </w:r>
            <w:r w:rsidRPr="00E8655A">
              <w:rPr>
                <w:rFonts w:ascii="Century Gothic" w:eastAsia="Calibri" w:hAnsi="Century Gothic" w:cs="Calibri"/>
                <w:b/>
                <w:spacing w:val="-2"/>
                <w:sz w:val="19"/>
              </w:rPr>
              <w:t>.</w:t>
            </w:r>
            <w:r w:rsidR="00E97DB7">
              <w:rPr>
                <w:rFonts w:ascii="Century Gothic" w:eastAsia="Calibri" w:hAnsi="Century Gothic" w:cs="Calibri"/>
                <w:b/>
                <w:spacing w:val="-2"/>
                <w:sz w:val="19"/>
              </w:rPr>
              <w:t>62</w:t>
            </w:r>
          </w:p>
        </w:tc>
      </w:tr>
    </w:tbl>
    <w:p w14:paraId="6DB1EFB5" w14:textId="77777777" w:rsidR="008D41C9" w:rsidRPr="008623A5" w:rsidRDefault="008D41C9" w:rsidP="008623A5">
      <w:pPr>
        <w:sectPr w:rsidR="008D41C9" w:rsidRPr="008623A5">
          <w:pgSz w:w="12240" w:h="15840"/>
          <w:pgMar w:top="1040" w:right="360" w:bottom="1500" w:left="1080" w:header="720" w:footer="1304" w:gutter="0"/>
          <w:cols w:space="720"/>
        </w:sectPr>
      </w:pPr>
    </w:p>
    <w:p w14:paraId="5E45D236" w14:textId="77777777" w:rsidR="00DA51A5" w:rsidRDefault="00DA51A5">
      <w:pPr>
        <w:pStyle w:val="BodyText"/>
        <w:spacing w:before="59"/>
        <w:rPr>
          <w:sz w:val="28"/>
        </w:rPr>
      </w:pPr>
    </w:p>
    <w:p w14:paraId="379E4B58" w14:textId="77777777" w:rsidR="00DA51A5" w:rsidRDefault="00AB654C">
      <w:pPr>
        <w:pStyle w:val="Heading1"/>
      </w:pPr>
      <w:bookmarkStart w:id="144" w:name="_Toc242398811"/>
      <w:r>
        <w:rPr>
          <w:color w:val="041A77"/>
        </w:rPr>
        <w:t>TRADEMARK</w:t>
      </w:r>
      <w:r>
        <w:rPr>
          <w:color w:val="041A77"/>
          <w:spacing w:val="-8"/>
        </w:rPr>
        <w:t xml:space="preserve"> </w:t>
      </w:r>
      <w:r>
        <w:rPr>
          <w:color w:val="041A77"/>
        </w:rPr>
        <w:t>&amp;</w:t>
      </w:r>
      <w:r>
        <w:rPr>
          <w:color w:val="041A77"/>
          <w:spacing w:val="-7"/>
        </w:rPr>
        <w:t xml:space="preserve"> </w:t>
      </w:r>
      <w:r>
        <w:rPr>
          <w:color w:val="041A77"/>
        </w:rPr>
        <w:t>COPYRIGHT</w:t>
      </w:r>
      <w:r>
        <w:rPr>
          <w:color w:val="041A77"/>
          <w:spacing w:val="-8"/>
        </w:rPr>
        <w:t xml:space="preserve"> </w:t>
      </w:r>
      <w:r>
        <w:rPr>
          <w:color w:val="041A77"/>
          <w:spacing w:val="-2"/>
        </w:rPr>
        <w:t>NOTICES</w:t>
      </w:r>
      <w:bookmarkEnd w:id="144"/>
    </w:p>
    <w:p w14:paraId="4EBD2DC2" w14:textId="77777777" w:rsidR="00DA51A5" w:rsidRDefault="00AB654C">
      <w:pPr>
        <w:pStyle w:val="Heading2"/>
        <w:spacing w:before="120"/>
      </w:pPr>
      <w:bookmarkStart w:id="145" w:name="_Toc242398812"/>
      <w:r>
        <w:rPr>
          <w:color w:val="041A77"/>
          <w:spacing w:val="-2"/>
        </w:rPr>
        <w:t>Trademarks</w:t>
      </w:r>
      <w:bookmarkEnd w:id="145"/>
    </w:p>
    <w:p w14:paraId="4A914D8F" w14:textId="77777777" w:rsidR="00DA51A5" w:rsidRDefault="00AB654C">
      <w:pPr>
        <w:pStyle w:val="BodyText"/>
        <w:spacing w:before="115"/>
        <w:ind w:left="360" w:right="1110"/>
      </w:pPr>
      <w:r>
        <w:t xml:space="preserve">Archer, Archer Conference logo and other trademarks are trademarks of Archer Technologies LLC or its affiliates. For a list of trademarks, </w:t>
      </w:r>
      <w:hyperlink r:id="rId28">
        <w:r>
          <w:rPr>
            <w:color w:val="0000FF"/>
            <w:u w:val="single" w:color="0000FF"/>
          </w:rPr>
          <w:t>https://www.archerirm.com/company/trademarks</w:t>
        </w:r>
      </w:hyperlink>
      <w:r>
        <w:rPr>
          <w:color w:val="0000FF"/>
          <w:spacing w:val="-6"/>
        </w:rPr>
        <w:t xml:space="preserve"> </w:t>
      </w:r>
      <w:r>
        <w:t>Other</w:t>
      </w:r>
      <w:r>
        <w:rPr>
          <w:spacing w:val="-7"/>
        </w:rPr>
        <w:t xml:space="preserve"> </w:t>
      </w:r>
      <w:r>
        <w:t>trademarks</w:t>
      </w:r>
      <w:r>
        <w:rPr>
          <w:spacing w:val="-7"/>
        </w:rPr>
        <w:t xml:space="preserve"> </w:t>
      </w:r>
      <w:r>
        <w:t>are</w:t>
      </w:r>
      <w:r>
        <w:rPr>
          <w:spacing w:val="-7"/>
        </w:rPr>
        <w:t xml:space="preserve"> </w:t>
      </w:r>
      <w:r>
        <w:t>trademarks</w:t>
      </w:r>
      <w:r>
        <w:rPr>
          <w:spacing w:val="-7"/>
        </w:rPr>
        <w:t xml:space="preserve"> </w:t>
      </w:r>
      <w:r>
        <w:t>of</w:t>
      </w:r>
      <w:r>
        <w:rPr>
          <w:spacing w:val="-7"/>
        </w:rPr>
        <w:t xml:space="preserve"> </w:t>
      </w:r>
      <w:r>
        <w:t>their respective owners.</w:t>
      </w:r>
    </w:p>
    <w:p w14:paraId="435937DF" w14:textId="77777777" w:rsidR="00DA51A5" w:rsidRDefault="00AB654C">
      <w:pPr>
        <w:pStyle w:val="Heading2"/>
        <w:spacing w:before="123"/>
      </w:pPr>
      <w:bookmarkStart w:id="146" w:name="_Toc242398813"/>
      <w:r>
        <w:rPr>
          <w:color w:val="041A77"/>
          <w:spacing w:val="-2"/>
        </w:rPr>
        <w:t>Copyright</w:t>
      </w:r>
      <w:bookmarkEnd w:id="146"/>
    </w:p>
    <w:p w14:paraId="50C14672" w14:textId="77777777" w:rsidR="00DA51A5" w:rsidRDefault="00AB654C">
      <w:pPr>
        <w:pStyle w:val="BodyText"/>
        <w:spacing w:before="119"/>
        <w:ind w:left="360"/>
      </w:pPr>
      <w:r>
        <w:t>Copyright</w:t>
      </w:r>
      <w:r>
        <w:rPr>
          <w:spacing w:val="-9"/>
        </w:rPr>
        <w:t xml:space="preserve"> </w:t>
      </w:r>
      <w:r>
        <w:t>©</w:t>
      </w:r>
      <w:r>
        <w:rPr>
          <w:spacing w:val="-8"/>
        </w:rPr>
        <w:t xml:space="preserve"> </w:t>
      </w:r>
      <w:r>
        <w:t>2026</w:t>
      </w:r>
      <w:r>
        <w:rPr>
          <w:spacing w:val="-8"/>
        </w:rPr>
        <w:t xml:space="preserve"> </w:t>
      </w:r>
      <w:r>
        <w:t>Archer</w:t>
      </w:r>
      <w:r>
        <w:rPr>
          <w:spacing w:val="-7"/>
        </w:rPr>
        <w:t xml:space="preserve"> </w:t>
      </w:r>
      <w:r>
        <w:t>Technologies</w:t>
      </w:r>
      <w:r>
        <w:rPr>
          <w:spacing w:val="-8"/>
        </w:rPr>
        <w:t xml:space="preserve"> </w:t>
      </w:r>
      <w:r>
        <w:t>LLC</w:t>
      </w:r>
      <w:r>
        <w:rPr>
          <w:spacing w:val="-8"/>
        </w:rPr>
        <w:t xml:space="preserve"> </w:t>
      </w:r>
      <w:r>
        <w:t>or</w:t>
      </w:r>
      <w:r>
        <w:rPr>
          <w:spacing w:val="-7"/>
        </w:rPr>
        <w:t xml:space="preserve"> </w:t>
      </w:r>
      <w:r>
        <w:t>its</w:t>
      </w:r>
      <w:r>
        <w:rPr>
          <w:spacing w:val="-7"/>
        </w:rPr>
        <w:t xml:space="preserve"> </w:t>
      </w:r>
      <w:r>
        <w:t>affiliates.</w:t>
      </w:r>
      <w:r>
        <w:rPr>
          <w:spacing w:val="-7"/>
        </w:rPr>
        <w:t xml:space="preserve"> </w:t>
      </w:r>
      <w:r>
        <w:t>All</w:t>
      </w:r>
      <w:r>
        <w:rPr>
          <w:spacing w:val="-7"/>
        </w:rPr>
        <w:t xml:space="preserve"> </w:t>
      </w:r>
      <w:r>
        <w:t>rights</w:t>
      </w:r>
      <w:r>
        <w:rPr>
          <w:spacing w:val="-6"/>
        </w:rPr>
        <w:t xml:space="preserve"> </w:t>
      </w:r>
      <w:r>
        <w:rPr>
          <w:spacing w:val="-2"/>
        </w:rPr>
        <w:t>reserved.</w:t>
      </w:r>
    </w:p>
    <w:p w14:paraId="21B8547D" w14:textId="77777777" w:rsidR="00DA51A5" w:rsidRDefault="00AB654C">
      <w:pPr>
        <w:pStyle w:val="BodyText"/>
        <w:spacing w:before="124" w:line="237" w:lineRule="auto"/>
        <w:ind w:left="360" w:right="1127"/>
      </w:pPr>
      <w:r>
        <w:t>No</w:t>
      </w:r>
      <w:r>
        <w:rPr>
          <w:spacing w:val="-3"/>
        </w:rPr>
        <w:t xml:space="preserve"> </w:t>
      </w:r>
      <w:r>
        <w:t>part</w:t>
      </w:r>
      <w:r>
        <w:rPr>
          <w:spacing w:val="-3"/>
        </w:rPr>
        <w:t xml:space="preserve"> </w:t>
      </w:r>
      <w:r>
        <w:t>of</w:t>
      </w:r>
      <w:r>
        <w:rPr>
          <w:spacing w:val="-3"/>
        </w:rPr>
        <w:t xml:space="preserve"> </w:t>
      </w:r>
      <w:r>
        <w:t>this</w:t>
      </w:r>
      <w:r>
        <w:rPr>
          <w:spacing w:val="-3"/>
        </w:rPr>
        <w:t xml:space="preserve"> </w:t>
      </w:r>
      <w:r>
        <w:t>document</w:t>
      </w:r>
      <w:r>
        <w:rPr>
          <w:spacing w:val="-3"/>
        </w:rPr>
        <w:t xml:space="preserve"> </w:t>
      </w:r>
      <w:r>
        <w:t>may</w:t>
      </w:r>
      <w:r>
        <w:rPr>
          <w:spacing w:val="-3"/>
        </w:rPr>
        <w:t xml:space="preserve"> </w:t>
      </w:r>
      <w:r>
        <w:t>be</w:t>
      </w:r>
      <w:r>
        <w:rPr>
          <w:spacing w:val="-3"/>
        </w:rPr>
        <w:t xml:space="preserve"> </w:t>
      </w:r>
      <w:r>
        <w:t>reproduced</w:t>
      </w:r>
      <w:r>
        <w:rPr>
          <w:spacing w:val="-3"/>
        </w:rPr>
        <w:t xml:space="preserve"> </w:t>
      </w:r>
      <w:r>
        <w:t>or</w:t>
      </w:r>
      <w:r>
        <w:rPr>
          <w:spacing w:val="-3"/>
        </w:rPr>
        <w:t xml:space="preserve"> </w:t>
      </w:r>
      <w:r>
        <w:t>distributed</w:t>
      </w:r>
      <w:r>
        <w:rPr>
          <w:spacing w:val="-3"/>
        </w:rPr>
        <w:t xml:space="preserve"> </w:t>
      </w:r>
      <w:r>
        <w:t>in</w:t>
      </w:r>
      <w:r>
        <w:rPr>
          <w:spacing w:val="-3"/>
        </w:rPr>
        <w:t xml:space="preserve"> </w:t>
      </w:r>
      <w:r>
        <w:t>any</w:t>
      </w:r>
      <w:r>
        <w:rPr>
          <w:spacing w:val="-3"/>
        </w:rPr>
        <w:t xml:space="preserve"> </w:t>
      </w:r>
      <w:r>
        <w:t>form</w:t>
      </w:r>
      <w:r>
        <w:rPr>
          <w:spacing w:val="-4"/>
        </w:rPr>
        <w:t xml:space="preserve"> </w:t>
      </w:r>
      <w:r>
        <w:t>or</w:t>
      </w:r>
      <w:r>
        <w:rPr>
          <w:spacing w:val="-3"/>
        </w:rPr>
        <w:t xml:space="preserve"> </w:t>
      </w:r>
      <w:r>
        <w:t>by</w:t>
      </w:r>
      <w:r>
        <w:rPr>
          <w:spacing w:val="-3"/>
        </w:rPr>
        <w:t xml:space="preserve"> </w:t>
      </w:r>
      <w:r>
        <w:t>any</w:t>
      </w:r>
      <w:r>
        <w:rPr>
          <w:spacing w:val="-3"/>
        </w:rPr>
        <w:t xml:space="preserve"> </w:t>
      </w:r>
      <w:r>
        <w:t>means without prior written permission of Archer.</w:t>
      </w:r>
    </w:p>
    <w:sectPr w:rsidR="00DA51A5">
      <w:pgSz w:w="12240" w:h="15840"/>
      <w:pgMar w:top="1040" w:right="360" w:bottom="1500" w:left="1080" w:header="720" w:footer="130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Joanne Gregson" w:date="2026-10-09T16:16:00Z" w:initials="JG">
    <w:p w14:paraId="54CCA821" w14:textId="77777777" w:rsidR="00FD3561" w:rsidRDefault="00FD3561" w:rsidP="00FD3561">
      <w:pPr>
        <w:pStyle w:val="CommentText"/>
      </w:pPr>
      <w:r>
        <w:rPr>
          <w:rStyle w:val="CommentReference"/>
        </w:rPr>
        <w:annotationRef/>
      </w:r>
      <w:r>
        <w:t xml:space="preserve">Remove all brackets </w:t>
      </w:r>
    </w:p>
  </w:comment>
  <w:comment w:id="39" w:author="Abigail Ogunjobi" w:date="2026-10-12T17:00:00Z" w:initials="AO">
    <w:p w14:paraId="56EC448E" w14:textId="77777777" w:rsidR="00487975" w:rsidRDefault="00487975" w:rsidP="00487975">
      <w:pPr>
        <w:pStyle w:val="CommentText"/>
      </w:pPr>
      <w:r>
        <w:rPr>
          <w:rStyle w:val="CommentReference"/>
        </w:rPr>
        <w:annotationRef/>
      </w:r>
      <w:r>
        <w:t>The 12-month Residency will commence from the date of the kick off meeting which will be 30 days after the SOW is signed</w:t>
      </w:r>
    </w:p>
  </w:comment>
  <w:comment w:id="57" w:author="Abigail Ogunjobi" w:date="2026-10-12T15:39:00Z" w:initials="AO">
    <w:p w14:paraId="2FBD7939" w14:textId="77777777" w:rsidR="005254AB" w:rsidRDefault="005254AB" w:rsidP="005254AB">
      <w:pPr>
        <w:pStyle w:val="CommentText"/>
      </w:pPr>
      <w:r>
        <w:rPr>
          <w:rStyle w:val="CommentReference"/>
        </w:rPr>
        <w:annotationRef/>
      </w:r>
      <w:r>
        <w:t>Definition of responsibility required between Residency and Functional consultants</w:t>
      </w:r>
    </w:p>
  </w:comment>
  <w:comment w:id="59" w:author="Jonathan Stringer" w:date="2026-10-12T09:48:00Z" w:initials="JS">
    <w:p w14:paraId="30CE9697" w14:textId="77777777" w:rsidR="00160F7C" w:rsidRDefault="00160F7C" w:rsidP="00160F7C">
      <w:pPr>
        <w:pStyle w:val="CommentText"/>
      </w:pPr>
      <w:r>
        <w:rPr>
          <w:rStyle w:val="CommentReference"/>
        </w:rPr>
        <w:annotationRef/>
      </w:r>
      <w:r>
        <w:t>This should cover the Christmas furlough period</w:t>
      </w:r>
    </w:p>
  </w:comment>
  <w:comment w:id="60" w:author="Jonathan Stringer" w:date="2026-10-12T09:49:00Z" w:initials="JS">
    <w:p w14:paraId="36236A84" w14:textId="77777777" w:rsidR="00160F7C" w:rsidRDefault="00160F7C" w:rsidP="00160F7C">
      <w:pPr>
        <w:pStyle w:val="CommentText"/>
      </w:pPr>
      <w:r>
        <w:rPr>
          <w:rStyle w:val="CommentReference"/>
        </w:rPr>
        <w:annotationRef/>
      </w:r>
      <w:r>
        <w:t>This only equates to 31 7hr working days across a 12 month residency!?</w:t>
      </w:r>
    </w:p>
  </w:comment>
  <w:comment w:id="64" w:author="Jonathan Stringer" w:date="2026-10-12T09:52:00Z" w:initials="JS">
    <w:p w14:paraId="279B0B47" w14:textId="77777777" w:rsidR="00160F7C" w:rsidRDefault="00160F7C" w:rsidP="00160F7C">
      <w:pPr>
        <w:pStyle w:val="CommentText"/>
      </w:pPr>
      <w:r>
        <w:rPr>
          <w:rStyle w:val="CommentReference"/>
        </w:rPr>
        <w:annotationRef/>
      </w:r>
      <w:r>
        <w:t>Could this potentially delay progress if we are dependent on time with the functional consultant and they are not available?</w:t>
      </w:r>
    </w:p>
  </w:comment>
  <w:comment w:id="65" w:author="Abigail Ogunjobi" w:date="2026-10-12T15:41:00Z" w:initials="AO">
    <w:p w14:paraId="2608860B" w14:textId="77777777" w:rsidR="005254AB" w:rsidRDefault="005254AB" w:rsidP="005254AB">
      <w:pPr>
        <w:pStyle w:val="CommentText"/>
      </w:pPr>
      <w:r>
        <w:rPr>
          <w:rStyle w:val="CommentReference"/>
        </w:rPr>
        <w:annotationRef/>
      </w:r>
      <w:r>
        <w:t>Can we have an SLA for Functional consultant responses?</w:t>
      </w:r>
    </w:p>
  </w:comment>
  <w:comment w:id="70" w:author="Abigail Ogunjobi" w:date="2026-10-12T15:43:00Z" w:initials="AO">
    <w:p w14:paraId="584B5035" w14:textId="77777777" w:rsidR="005254AB" w:rsidRDefault="005254AB" w:rsidP="005254AB">
      <w:pPr>
        <w:pStyle w:val="CommentText"/>
      </w:pPr>
      <w:r>
        <w:rPr>
          <w:rStyle w:val="CommentReference"/>
        </w:rPr>
        <w:annotationRef/>
      </w:r>
      <w:r>
        <w:t>Release 1: GRC, Release 2: MRM?</w:t>
      </w:r>
    </w:p>
  </w:comment>
  <w:comment w:id="72" w:author="Jonathan Stringer" w:date="2026-10-12T09:53:00Z" w:initials="JS">
    <w:p w14:paraId="05A0B7A3" w14:textId="77777777" w:rsidR="00022891" w:rsidRDefault="00022891" w:rsidP="00022891">
      <w:pPr>
        <w:pStyle w:val="CommentText"/>
      </w:pPr>
      <w:r>
        <w:rPr>
          <w:rStyle w:val="CommentReference"/>
        </w:rPr>
        <w:annotationRef/>
      </w:r>
      <w:r>
        <w:t>How do we ensure we hit the necessary key deliveries on time?</w:t>
      </w:r>
    </w:p>
  </w:comment>
  <w:comment w:id="73" w:author="Abigail Ogunjobi" w:date="2026-10-12T15:49:00Z" w:initials="AO">
    <w:p w14:paraId="21F4C5F3" w14:textId="77777777" w:rsidR="00B80923" w:rsidRDefault="00B80923" w:rsidP="00B80923">
      <w:pPr>
        <w:pStyle w:val="CommentText"/>
      </w:pPr>
      <w:r>
        <w:rPr>
          <w:rStyle w:val="CommentReference"/>
        </w:rPr>
        <w:annotationRef/>
      </w:r>
      <w:r>
        <w:t>Include reference to Functional requirements to be reasonably achieved within 12-month period</w:t>
      </w:r>
    </w:p>
  </w:comment>
  <w:comment w:id="78" w:author="Jonathan Stringer" w:date="2026-10-12T10:04:00Z" w:initials="JS">
    <w:p w14:paraId="368B091F" w14:textId="77777777" w:rsidR="007655D9" w:rsidRDefault="007655D9" w:rsidP="007655D9">
      <w:pPr>
        <w:pStyle w:val="CommentText"/>
      </w:pPr>
      <w:r>
        <w:rPr>
          <w:rStyle w:val="CommentReference"/>
        </w:rPr>
        <w:annotationRef/>
      </w:r>
      <w:r>
        <w:t>What does it mean “top-down assessment”? Handelsbanken risks will be assessed at a functional level bottom up, there may be a requirement for Compliance to have a top down assessment?</w:t>
      </w:r>
    </w:p>
  </w:comment>
  <w:comment w:id="79" w:author="Jean-Pierre Marshall" w:date="2026-10-13T09:41:00Z" w:initials="JM">
    <w:p w14:paraId="718C200E" w14:textId="77777777" w:rsidR="00485A52" w:rsidRDefault="00485A52" w:rsidP="00485A52">
      <w:pPr>
        <w:pStyle w:val="CommentText"/>
      </w:pPr>
      <w:r>
        <w:rPr>
          <w:rStyle w:val="CommentReference"/>
        </w:rPr>
        <w:annotationRef/>
      </w:r>
      <w:r>
        <w:t xml:space="preserve">In the initial discussions with Archer; it was indicated that we are also getting the AI Governance Module (as part of the MRM module) - I want to ensure we do not lose this please, as it is something that we will definitely need and use. </w:t>
      </w:r>
    </w:p>
    <w:p w14:paraId="27B69AA5" w14:textId="77777777" w:rsidR="00485A52" w:rsidRDefault="00485A52" w:rsidP="00485A52">
      <w:pPr>
        <w:pStyle w:val="CommentText"/>
      </w:pPr>
    </w:p>
    <w:p w14:paraId="6C469D0A" w14:textId="77777777" w:rsidR="00485A52" w:rsidRDefault="00485A52" w:rsidP="00485A52">
      <w:pPr>
        <w:pStyle w:val="CommentText"/>
      </w:pPr>
      <w:r>
        <w:t xml:space="preserve">How do we relate this back to Archer? We will also want to have this “activated” with the standard “base” configuration that they provide (which we can later configure ourselves). </w:t>
      </w:r>
    </w:p>
  </w:comment>
  <w:comment w:id="81" w:author="Jean-Pierre Marshall" w:date="2026-10-13T09:43:00Z" w:initials="JM">
    <w:p w14:paraId="7BEE920D" w14:textId="77777777" w:rsidR="00485A52" w:rsidRDefault="00485A52" w:rsidP="00485A52">
      <w:pPr>
        <w:pStyle w:val="CommentText"/>
      </w:pPr>
      <w:r>
        <w:rPr>
          <w:rStyle w:val="CommentReference"/>
        </w:rPr>
        <w:annotationRef/>
      </w:r>
      <w:r>
        <w:t xml:space="preserve">See previous comment around the AI Governance module - can we please confirm that we are still getting this as part of the MRM module? </w:t>
      </w:r>
    </w:p>
    <w:p w14:paraId="0A65F429" w14:textId="77777777" w:rsidR="00485A52" w:rsidRDefault="00485A52" w:rsidP="00485A52">
      <w:pPr>
        <w:pStyle w:val="CommentText"/>
      </w:pPr>
    </w:p>
    <w:p w14:paraId="5FC6B0AF" w14:textId="77777777" w:rsidR="00485A52" w:rsidRDefault="00485A52" w:rsidP="00485A52">
      <w:pPr>
        <w:pStyle w:val="CommentText"/>
      </w:pPr>
      <w:r>
        <w:t xml:space="preserve">This is important that we do not lose sight of this (and we are probably better including it under MRM now than trying to do it later on as a separate project). </w:t>
      </w:r>
    </w:p>
  </w:comment>
  <w:comment w:id="84" w:author="Abigail Ogunjobi" w:date="2026-10-12T16:04:00Z" w:initials="AO">
    <w:p w14:paraId="0182741A" w14:textId="77777777" w:rsidR="0041769D" w:rsidRDefault="0041769D" w:rsidP="0041769D">
      <w:pPr>
        <w:pStyle w:val="CommentText"/>
      </w:pPr>
      <w:r>
        <w:rPr>
          <w:rStyle w:val="CommentReference"/>
        </w:rPr>
        <w:annotationRef/>
      </w:r>
      <w:r>
        <w:t>Aside from weekend and agreed holidays, will there be any other reason why Archer resources will not be available to work on our project?</w:t>
      </w:r>
    </w:p>
    <w:p w14:paraId="04ACC10C" w14:textId="77777777" w:rsidR="0041769D" w:rsidRDefault="0041769D" w:rsidP="0041769D">
      <w:pPr>
        <w:pStyle w:val="CommentText"/>
      </w:pPr>
    </w:p>
    <w:p w14:paraId="2363720A" w14:textId="77777777" w:rsidR="0041769D" w:rsidRDefault="0041769D" w:rsidP="0041769D">
      <w:pPr>
        <w:pStyle w:val="CommentText"/>
      </w:pPr>
      <w:r>
        <w:t xml:space="preserve">Will resources only take 2 consecutive days off or can they take a number of weeks off with notice? What is the notice period? </w:t>
      </w:r>
    </w:p>
  </w:comment>
  <w:comment w:id="85" w:author="Jonathan Stringer" w:date="2026-10-12T10:57:00Z" w:initials="JS">
    <w:p w14:paraId="6B2C1F2A" w14:textId="77777777" w:rsidR="00FF0207" w:rsidRDefault="00FF0207" w:rsidP="00FF0207">
      <w:pPr>
        <w:pStyle w:val="CommentText"/>
      </w:pPr>
      <w:r>
        <w:rPr>
          <w:rStyle w:val="CommentReference"/>
        </w:rPr>
        <w:annotationRef/>
      </w:r>
      <w:r>
        <w:t>With the responsibility on Archer to give estimated delivery times for the final activities approved.</w:t>
      </w:r>
    </w:p>
  </w:comment>
  <w:comment w:id="86" w:author="Abigail Ogunjobi" w:date="2026-10-12T16:07:00Z" w:initials="AO">
    <w:p w14:paraId="3F54A535" w14:textId="77777777" w:rsidR="0041769D" w:rsidRDefault="0041769D" w:rsidP="0041769D">
      <w:pPr>
        <w:pStyle w:val="CommentText"/>
      </w:pPr>
      <w:r>
        <w:rPr>
          <w:rStyle w:val="CommentReference"/>
        </w:rPr>
        <w:annotationRef/>
      </w:r>
      <w:r>
        <w:t xml:space="preserve">Archer to provide approximate timescales against each requirement/use case </w:t>
      </w:r>
    </w:p>
  </w:comment>
  <w:comment w:id="83" w:author="Abigail Ogunjobi" w:date="2026-10-12T16:06:00Z" w:initials="AO">
    <w:p w14:paraId="312E97EF" w14:textId="77777777" w:rsidR="0041769D" w:rsidRDefault="0041769D" w:rsidP="0041769D">
      <w:pPr>
        <w:pStyle w:val="CommentText"/>
      </w:pPr>
      <w:r>
        <w:rPr>
          <w:rStyle w:val="CommentReference"/>
        </w:rPr>
        <w:annotationRef/>
      </w:r>
      <w:r>
        <w:t>Does this only apply to the functional consultant?</w:t>
      </w:r>
    </w:p>
  </w:comment>
  <w:comment w:id="87" w:author="Jonathan Stringer" w:date="2026-10-12T11:03:00Z" w:initials="JS">
    <w:p w14:paraId="2A9912D6" w14:textId="77777777" w:rsidR="00FF0207" w:rsidRDefault="00FF0207" w:rsidP="00FF0207">
      <w:pPr>
        <w:pStyle w:val="CommentText"/>
      </w:pPr>
      <w:r>
        <w:rPr>
          <w:rStyle w:val="CommentReference"/>
        </w:rPr>
        <w:annotationRef/>
      </w:r>
      <w:r>
        <w:t>I am still not entirely clear on what installation refers to in the Foundation section of the diagram?</w:t>
      </w:r>
    </w:p>
    <w:p w14:paraId="4D745463" w14:textId="77777777" w:rsidR="00FF0207" w:rsidRDefault="00FF0207" w:rsidP="00FF0207">
      <w:pPr>
        <w:pStyle w:val="CommentText"/>
      </w:pPr>
    </w:p>
    <w:p w14:paraId="45CEBA16" w14:textId="77777777" w:rsidR="00FF0207" w:rsidRDefault="00FF0207" w:rsidP="00FF0207">
      <w:pPr>
        <w:pStyle w:val="CommentText"/>
      </w:pPr>
      <w:r>
        <w:t>What is contained within Release 1, Phase 1 and 2, and release 2? What’s the initial assumed split?</w:t>
      </w:r>
    </w:p>
  </w:comment>
  <w:comment w:id="89" w:author="Abigail Ogunjobi" w:date="2026-10-12T16:12:00Z" w:initials="AO">
    <w:p w14:paraId="3EABF78D" w14:textId="77777777" w:rsidR="00832EC2" w:rsidRDefault="00832EC2" w:rsidP="00832EC2">
      <w:pPr>
        <w:pStyle w:val="CommentText"/>
      </w:pPr>
      <w:r>
        <w:rPr>
          <w:rStyle w:val="CommentReference"/>
        </w:rPr>
        <w:annotationRef/>
      </w:r>
      <w:r>
        <w:t>Is this image accurate? Should it be months instead of weeks? Can Archer detail these timescales in writing as well e.g. Planning = XX weeks</w:t>
      </w:r>
    </w:p>
    <w:p w14:paraId="6644AC9E" w14:textId="77777777" w:rsidR="00832EC2" w:rsidRDefault="00832EC2" w:rsidP="00832EC2">
      <w:pPr>
        <w:pStyle w:val="CommentText"/>
      </w:pPr>
    </w:p>
    <w:p w14:paraId="233405E7" w14:textId="77777777" w:rsidR="00832EC2" w:rsidRDefault="00832EC2" w:rsidP="00832EC2">
      <w:pPr>
        <w:pStyle w:val="CommentText"/>
      </w:pPr>
      <w:r>
        <w:t>When will planning for MRM happen? Is MRM module installation happening in the initial foundation period?</w:t>
      </w:r>
    </w:p>
  </w:comment>
  <w:comment w:id="88" w:author="Abigail Ogunjobi" w:date="2026-10-12T16:18:00Z" w:initials="AO">
    <w:p w14:paraId="114FBC91" w14:textId="77777777" w:rsidR="00832EC2" w:rsidRDefault="00832EC2" w:rsidP="00832EC2">
      <w:pPr>
        <w:pStyle w:val="CommentText"/>
      </w:pPr>
      <w:r>
        <w:rPr>
          <w:rStyle w:val="CommentReference"/>
        </w:rPr>
        <w:annotationRef/>
      </w:r>
      <w:r>
        <w:t>Does release 1 refer to GRC and 2 refer to MRM. Please clarify on the diagram</w:t>
      </w:r>
    </w:p>
  </w:comment>
  <w:comment w:id="101" w:author="Jonathan Stringer" w:date="2026-10-12T11:21:00Z" w:initials="JS">
    <w:p w14:paraId="3A75F42C" w14:textId="77777777" w:rsidR="008E51CD" w:rsidRDefault="008E51CD" w:rsidP="008E51CD">
      <w:pPr>
        <w:pStyle w:val="CommentText"/>
      </w:pPr>
      <w:r>
        <w:rPr>
          <w:rStyle w:val="CommentReference"/>
        </w:rPr>
        <w:annotationRef/>
      </w:r>
      <w:r>
        <w:t>What specifically is expressly excluded from the residency? Can we get a side by side, what is included under residency and what isn’t?</w:t>
      </w:r>
    </w:p>
  </w:comment>
  <w:comment w:id="102" w:author="Abigail Ogunjobi" w:date="2026-10-12T16:22:00Z" w:initials="AO">
    <w:p w14:paraId="137CC79D" w14:textId="77777777" w:rsidR="000922CB" w:rsidRDefault="000922CB" w:rsidP="000922CB">
      <w:pPr>
        <w:pStyle w:val="CommentText"/>
      </w:pPr>
      <w:r>
        <w:rPr>
          <w:rStyle w:val="CommentReference"/>
        </w:rPr>
        <w:annotationRef/>
      </w:r>
      <w:r>
        <w:t>We shouldn’t be restricted to UX  change on the residency programme. We should be able to have as many changes as required provided we deliver within the timeline</w:t>
      </w:r>
    </w:p>
  </w:comment>
  <w:comment w:id="105" w:author="Jonathan Stringer" w:date="2026-10-12T11:43:00Z" w:initials="JS">
    <w:p w14:paraId="624DCC4C" w14:textId="77777777" w:rsidR="007C0FFD" w:rsidRDefault="007C0FFD" w:rsidP="007C0FFD">
      <w:pPr>
        <w:pStyle w:val="CommentText"/>
      </w:pPr>
      <w:r>
        <w:rPr>
          <w:rStyle w:val="CommentReference"/>
        </w:rPr>
        <w:annotationRef/>
      </w:r>
      <w:r>
        <w:t>What would be considered a change to the contractual scope?</w:t>
      </w:r>
    </w:p>
  </w:comment>
  <w:comment w:id="106" w:author="Abigail Ogunjobi" w:date="2026-10-12T16:27:00Z" w:initials="AO">
    <w:p w14:paraId="73EA25D2" w14:textId="77777777" w:rsidR="000922CB" w:rsidRDefault="000922CB" w:rsidP="000922CB">
      <w:pPr>
        <w:pStyle w:val="CommentText"/>
      </w:pPr>
      <w:r>
        <w:rPr>
          <w:rStyle w:val="CommentReference"/>
        </w:rPr>
        <w:annotationRef/>
      </w:r>
      <w:r>
        <w:t>Can we take the Functional requirements as the scope?</w:t>
      </w:r>
    </w:p>
  </w:comment>
  <w:comment w:id="109" w:author="Abigail Ogunjobi" w:date="2026-10-12T16:37:00Z" w:initials="AO">
    <w:p w14:paraId="71E2A58F" w14:textId="77777777" w:rsidR="00A41F29" w:rsidRDefault="00A41F29" w:rsidP="00A41F29">
      <w:pPr>
        <w:pStyle w:val="CommentText"/>
      </w:pPr>
      <w:r>
        <w:rPr>
          <w:rStyle w:val="CommentReference"/>
        </w:rPr>
        <w:annotationRef/>
      </w:r>
      <w:r>
        <w:t>Does this refer to HB or Archer?</w:t>
      </w:r>
    </w:p>
  </w:comment>
  <w:comment w:id="111" w:author="Abigail Ogunjobi" w:date="2026-10-12T16:39:00Z" w:initials="AO">
    <w:p w14:paraId="3CDE15E1" w14:textId="77777777" w:rsidR="00A41F29" w:rsidRDefault="00A41F29" w:rsidP="00A41F29">
      <w:pPr>
        <w:pStyle w:val="CommentText"/>
      </w:pPr>
      <w:r>
        <w:rPr>
          <w:rStyle w:val="CommentReference"/>
        </w:rPr>
        <w:annotationRef/>
      </w:r>
      <w:r>
        <w:t>Include that this is testing that will take place in the HB on prem test environment</w:t>
      </w:r>
    </w:p>
  </w:comment>
  <w:comment w:id="117" w:author="Abigail Ogunjobi" w:date="2026-10-12T16:45:00Z" w:initials="AO">
    <w:p w14:paraId="431E6E9D" w14:textId="77777777" w:rsidR="000D5704" w:rsidRDefault="000D5704" w:rsidP="000D5704">
      <w:pPr>
        <w:pStyle w:val="CommentText"/>
      </w:pPr>
      <w:r>
        <w:rPr>
          <w:rStyle w:val="CommentReference"/>
        </w:rPr>
        <w:annotationRef/>
      </w:r>
      <w:r>
        <w:t>Would this be a demo to a business user or HB technical/infrastructure team?</w:t>
      </w:r>
    </w:p>
  </w:comment>
  <w:comment w:id="122" w:author="Joanne Gregson" w:date="2026-10-09T17:01:00Z" w:initials="JG">
    <w:p w14:paraId="7B018A7D" w14:textId="77777777" w:rsidR="00834D4F" w:rsidRDefault="00834D4F" w:rsidP="00834D4F">
      <w:pPr>
        <w:pStyle w:val="CommentText"/>
      </w:pPr>
      <w:r>
        <w:rPr>
          <w:rStyle w:val="CommentReference"/>
        </w:rPr>
        <w:annotationRef/>
      </w:r>
      <w:r>
        <w:t>You may wish to expand on the project management responsibilities here to obtain more clarity - as per the last SOW. There are no deliverables against the project manager upfront in this SOW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CCA821" w15:done="0"/>
  <w15:commentEx w15:paraId="56EC448E" w15:done="0"/>
  <w15:commentEx w15:paraId="2FBD7939" w15:done="0"/>
  <w15:commentEx w15:paraId="30CE9697" w15:done="0"/>
  <w15:commentEx w15:paraId="36236A84" w15:done="0"/>
  <w15:commentEx w15:paraId="279B0B47" w15:done="0"/>
  <w15:commentEx w15:paraId="2608860B" w15:paraIdParent="279B0B47" w15:done="0"/>
  <w15:commentEx w15:paraId="584B5035" w15:done="0"/>
  <w15:commentEx w15:paraId="05A0B7A3" w15:done="0"/>
  <w15:commentEx w15:paraId="21F4C5F3" w15:paraIdParent="05A0B7A3" w15:done="0"/>
  <w15:commentEx w15:paraId="368B091F" w15:done="0"/>
  <w15:commentEx w15:paraId="6C469D0A" w15:done="0"/>
  <w15:commentEx w15:paraId="5FC6B0AF" w15:done="0"/>
  <w15:commentEx w15:paraId="2363720A" w15:done="0"/>
  <w15:commentEx w15:paraId="6B2C1F2A" w15:done="0"/>
  <w15:commentEx w15:paraId="3F54A535" w15:paraIdParent="6B2C1F2A" w15:done="0"/>
  <w15:commentEx w15:paraId="312E97EF" w15:done="0"/>
  <w15:commentEx w15:paraId="45CEBA16" w15:done="0"/>
  <w15:commentEx w15:paraId="233405E7" w15:done="0"/>
  <w15:commentEx w15:paraId="114FBC91" w15:done="0"/>
  <w15:commentEx w15:paraId="3A75F42C" w15:done="0"/>
  <w15:commentEx w15:paraId="137CC79D" w15:done="0"/>
  <w15:commentEx w15:paraId="624DCC4C" w15:done="0"/>
  <w15:commentEx w15:paraId="73EA25D2" w15:paraIdParent="624DCC4C" w15:done="0"/>
  <w15:commentEx w15:paraId="71E2A58F" w15:done="0"/>
  <w15:commentEx w15:paraId="3CDE15E1" w15:done="0"/>
  <w15:commentEx w15:paraId="431E6E9D" w15:done="0"/>
  <w15:commentEx w15:paraId="7B018A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442FDC" w16cex:dateUtc="2026-10-09T15:16:00Z"/>
  <w16cex:commentExtensible w16cex:durableId="778E0584" w16cex:dateUtc="2026-10-12T16:00:00Z"/>
  <w16cex:commentExtensible w16cex:durableId="4E91E591" w16cex:dateUtc="2026-10-12T14:39:00Z"/>
  <w16cex:commentExtensible w16cex:durableId="36303282" w16cex:dateUtc="2026-10-12T08:48:00Z"/>
  <w16cex:commentExtensible w16cex:durableId="2CC55EF2" w16cex:dateUtc="2026-10-12T08:49:00Z"/>
  <w16cex:commentExtensible w16cex:durableId="618710E6" w16cex:dateUtc="2026-10-12T08:52:00Z"/>
  <w16cex:commentExtensible w16cex:durableId="4E5BC7AB" w16cex:dateUtc="2026-10-12T14:41:00Z"/>
  <w16cex:commentExtensible w16cex:durableId="06CB4498" w16cex:dateUtc="2026-10-12T14:43:00Z"/>
  <w16cex:commentExtensible w16cex:durableId="0AB77768" w16cex:dateUtc="2026-10-12T08:53:00Z"/>
  <w16cex:commentExtensible w16cex:durableId="0C408922" w16cex:dateUtc="2026-10-12T14:49:00Z"/>
  <w16cex:commentExtensible w16cex:durableId="03ECCF3E" w16cex:dateUtc="2026-10-12T09:04:00Z"/>
  <w16cex:commentExtensible w16cex:durableId="1B4AE7BE" w16cex:dateUtc="2026-10-13T08:41:00Z"/>
  <w16cex:commentExtensible w16cex:durableId="7F2EDF1A" w16cex:dateUtc="2026-10-13T08:43:00Z"/>
  <w16cex:commentExtensible w16cex:durableId="26A9F109" w16cex:dateUtc="2026-10-12T15:04:00Z"/>
  <w16cex:commentExtensible w16cex:durableId="702FE7B2" w16cex:dateUtc="2026-10-12T09:57:00Z"/>
  <w16cex:commentExtensible w16cex:durableId="17529EDC" w16cex:dateUtc="2026-10-12T15:07:00Z"/>
  <w16cex:commentExtensible w16cex:durableId="2CA7EAEF" w16cex:dateUtc="2026-10-12T15:06:00Z"/>
  <w16cex:commentExtensible w16cex:durableId="2368603C" w16cex:dateUtc="2026-10-12T10:03:00Z"/>
  <w16cex:commentExtensible w16cex:durableId="5C2DF58F" w16cex:dateUtc="2026-10-12T15:12:00Z"/>
  <w16cex:commentExtensible w16cex:durableId="7A98AFC7" w16cex:dateUtc="2026-10-12T15:18:00Z"/>
  <w16cex:commentExtensible w16cex:durableId="1F9196C1" w16cex:dateUtc="2026-10-12T10:21:00Z"/>
  <w16cex:commentExtensible w16cex:durableId="02D0EEAE" w16cex:dateUtc="2026-10-12T15:22:00Z"/>
  <w16cex:commentExtensible w16cex:durableId="778226FB" w16cex:dateUtc="2026-10-12T10:43:00Z"/>
  <w16cex:commentExtensible w16cex:durableId="5908FDE4" w16cex:dateUtc="2026-10-12T15:27:00Z"/>
  <w16cex:commentExtensible w16cex:durableId="43B30017" w16cex:dateUtc="2026-10-12T15:37:00Z"/>
  <w16cex:commentExtensible w16cex:durableId="6637DE8A" w16cex:dateUtc="2026-10-12T15:39:00Z"/>
  <w16cex:commentExtensible w16cex:durableId="73A21BCF" w16cex:dateUtc="2026-10-12T15:45:00Z"/>
  <w16cex:commentExtensible w16cex:durableId="683BCE34" w16cex:dateUtc="2026-10-09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CCA821" w16cid:durableId="24442FDC"/>
  <w16cid:commentId w16cid:paraId="56EC448E" w16cid:durableId="778E0584"/>
  <w16cid:commentId w16cid:paraId="2FBD7939" w16cid:durableId="4E91E591"/>
  <w16cid:commentId w16cid:paraId="30CE9697" w16cid:durableId="36303282"/>
  <w16cid:commentId w16cid:paraId="36236A84" w16cid:durableId="2CC55EF2"/>
  <w16cid:commentId w16cid:paraId="279B0B47" w16cid:durableId="618710E6"/>
  <w16cid:commentId w16cid:paraId="2608860B" w16cid:durableId="4E5BC7AB"/>
  <w16cid:commentId w16cid:paraId="584B5035" w16cid:durableId="06CB4498"/>
  <w16cid:commentId w16cid:paraId="05A0B7A3" w16cid:durableId="0AB77768"/>
  <w16cid:commentId w16cid:paraId="21F4C5F3" w16cid:durableId="0C408922"/>
  <w16cid:commentId w16cid:paraId="368B091F" w16cid:durableId="03ECCF3E"/>
  <w16cid:commentId w16cid:paraId="6C469D0A" w16cid:durableId="1B4AE7BE"/>
  <w16cid:commentId w16cid:paraId="5FC6B0AF" w16cid:durableId="7F2EDF1A"/>
  <w16cid:commentId w16cid:paraId="2363720A" w16cid:durableId="26A9F109"/>
  <w16cid:commentId w16cid:paraId="6B2C1F2A" w16cid:durableId="702FE7B2"/>
  <w16cid:commentId w16cid:paraId="3F54A535" w16cid:durableId="17529EDC"/>
  <w16cid:commentId w16cid:paraId="312E97EF" w16cid:durableId="2CA7EAEF"/>
  <w16cid:commentId w16cid:paraId="45CEBA16" w16cid:durableId="2368603C"/>
  <w16cid:commentId w16cid:paraId="233405E7" w16cid:durableId="5C2DF58F"/>
  <w16cid:commentId w16cid:paraId="114FBC91" w16cid:durableId="7A98AFC7"/>
  <w16cid:commentId w16cid:paraId="3A75F42C" w16cid:durableId="1F9196C1"/>
  <w16cid:commentId w16cid:paraId="137CC79D" w16cid:durableId="02D0EEAE"/>
  <w16cid:commentId w16cid:paraId="624DCC4C" w16cid:durableId="778226FB"/>
  <w16cid:commentId w16cid:paraId="73EA25D2" w16cid:durableId="5908FDE4"/>
  <w16cid:commentId w16cid:paraId="71E2A58F" w16cid:durableId="43B30017"/>
  <w16cid:commentId w16cid:paraId="3CDE15E1" w16cid:durableId="6637DE8A"/>
  <w16cid:commentId w16cid:paraId="431E6E9D" w16cid:durableId="73A21BCF"/>
  <w16cid:commentId w16cid:paraId="7B018A7D" w16cid:durableId="683BCE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E6585" w14:textId="77777777" w:rsidR="009B48ED" w:rsidRDefault="009B48ED">
      <w:r>
        <w:separator/>
      </w:r>
    </w:p>
  </w:endnote>
  <w:endnote w:type="continuationSeparator" w:id="0">
    <w:p w14:paraId="71F97455" w14:textId="77777777" w:rsidR="009B48ED" w:rsidRDefault="009B4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9B32" w14:textId="73A15956" w:rsidR="003A704A" w:rsidRDefault="003A704A">
    <w:pPr>
      <w:pStyle w:val="Footer"/>
    </w:pPr>
    <w:r>
      <w:rPr>
        <w:noProof/>
      </w:rPr>
      <mc:AlternateContent>
        <mc:Choice Requires="wps">
          <w:drawing>
            <wp:anchor distT="0" distB="0" distL="0" distR="0" simplePos="0" relativeHeight="486484480" behindDoc="0" locked="0" layoutInCell="1" allowOverlap="1" wp14:anchorId="0FED1ADA" wp14:editId="16F9523F">
              <wp:simplePos x="635" y="635"/>
              <wp:positionH relativeFrom="page">
                <wp:align>left</wp:align>
              </wp:positionH>
              <wp:positionV relativeFrom="page">
                <wp:align>bottom</wp:align>
              </wp:positionV>
              <wp:extent cx="919480" cy="345440"/>
              <wp:effectExtent l="0" t="0" r="7620" b="0"/>
              <wp:wrapNone/>
              <wp:docPr id="1588743219" name="Text Box 29"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19480" cy="345440"/>
                      </a:xfrm>
                      <a:prstGeom prst="rect">
                        <a:avLst/>
                      </a:prstGeom>
                      <a:noFill/>
                      <a:ln>
                        <a:noFill/>
                      </a:ln>
                    </wps:spPr>
                    <wps:txbx>
                      <w:txbxContent>
                        <w:p w14:paraId="411EA5BC" w14:textId="4FC8F304" w:rsidR="003A704A" w:rsidRPr="003A704A" w:rsidRDefault="003A704A" w:rsidP="003A704A">
                          <w:pPr>
                            <w:rPr>
                              <w:rFonts w:ascii="Aptos" w:eastAsia="Aptos" w:hAnsi="Aptos" w:cs="Aptos"/>
                              <w:noProof/>
                              <w:color w:val="000000"/>
                              <w:sz w:val="20"/>
                              <w:szCs w:val="20"/>
                            </w:rPr>
                          </w:pPr>
                          <w:r w:rsidRPr="003A704A">
                            <w:rPr>
                              <w:rFonts w:ascii="Aptos" w:eastAsia="Aptos" w:hAnsi="Aptos" w:cs="Aptos"/>
                              <w:noProof/>
                              <w:color w:val="000000"/>
                              <w:sz w:val="20"/>
                              <w:szCs w:val="20"/>
                            </w:rPr>
                            <w:t>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ED1ADA" id="_x0000_t202" coordsize="21600,21600" o:spt="202" path="m,l,21600r21600,l21600,xe">
              <v:stroke joinstyle="miter"/>
              <v:path gradientshapeok="t" o:connecttype="rect"/>
            </v:shapetype>
            <v:shape id="Text Box 29" o:spid="_x0000_s1029" type="#_x0000_t202" alt="Internal Use" style="position:absolute;margin-left:0;margin-top:0;width:72.4pt;height:27.2pt;z-index:486484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" filled="f" stroked="f">
              <v:textbox style="mso-fit-shape-to-text:t" inset="20pt,0,0,15pt">
                <w:txbxContent>
                  <w:p w14:paraId="411EA5BC" w14:textId="4FC8F304" w:rsidR="003A704A" w:rsidRPr="003A704A" w:rsidRDefault="003A704A" w:rsidP="003A704A">
                    <w:pPr>
                      <w:rPr>
                        <w:rFonts w:ascii="Aptos" w:eastAsia="Aptos" w:hAnsi="Aptos" w:cs="Aptos"/>
                        <w:noProof/>
                        <w:color w:val="000000"/>
                        <w:sz w:val="20"/>
                        <w:szCs w:val="20"/>
                      </w:rPr>
                    </w:pPr>
                    <w:r w:rsidRPr="003A704A">
                      <w:rPr>
                        <w:rFonts w:ascii="Aptos" w:eastAsia="Aptos" w:hAnsi="Aptos" w:cs="Aptos"/>
                        <w:noProof/>
                        <w:color w:val="000000"/>
                        <w:sz w:val="20"/>
                        <w:szCs w:val="20"/>
                      </w:rPr>
                      <w:t>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DDCDE" w14:textId="77777777" w:rsidR="00512E80" w:rsidRDefault="00512E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0106" w14:textId="192D6629" w:rsidR="003A704A" w:rsidRDefault="003A704A">
    <w:pPr>
      <w:pStyle w:val="Footer"/>
    </w:pPr>
    <w:r>
      <w:rPr>
        <w:noProof/>
      </w:rPr>
      <mc:AlternateContent>
        <mc:Choice Requires="wps">
          <w:drawing>
            <wp:anchor distT="0" distB="0" distL="0" distR="0" simplePos="0" relativeHeight="486483456" behindDoc="0" locked="0" layoutInCell="1" allowOverlap="1" wp14:anchorId="7DB4FC52" wp14:editId="4A0BB966">
              <wp:simplePos x="635" y="635"/>
              <wp:positionH relativeFrom="page">
                <wp:align>left</wp:align>
              </wp:positionH>
              <wp:positionV relativeFrom="page">
                <wp:align>bottom</wp:align>
              </wp:positionV>
              <wp:extent cx="919480" cy="345440"/>
              <wp:effectExtent l="0" t="0" r="7620" b="0"/>
              <wp:wrapNone/>
              <wp:docPr id="641143487" name="Text Box 28"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19480" cy="345440"/>
                      </a:xfrm>
                      <a:prstGeom prst="rect">
                        <a:avLst/>
                      </a:prstGeom>
                      <a:noFill/>
                      <a:ln>
                        <a:noFill/>
                      </a:ln>
                    </wps:spPr>
                    <wps:txbx>
                      <w:txbxContent>
                        <w:p w14:paraId="39579EBD" w14:textId="71718443" w:rsidR="003A704A" w:rsidRPr="003A704A" w:rsidRDefault="003A704A" w:rsidP="003A704A">
                          <w:pPr>
                            <w:rPr>
                              <w:rFonts w:ascii="Aptos" w:eastAsia="Aptos" w:hAnsi="Aptos" w:cs="Aptos"/>
                              <w:noProof/>
                              <w:color w:val="000000"/>
                              <w:sz w:val="20"/>
                              <w:szCs w:val="20"/>
                            </w:rPr>
                          </w:pPr>
                          <w:r w:rsidRPr="003A704A">
                            <w:rPr>
                              <w:rFonts w:ascii="Aptos" w:eastAsia="Aptos" w:hAnsi="Aptos" w:cs="Aptos"/>
                              <w:noProof/>
                              <w:color w:val="000000"/>
                              <w:sz w:val="20"/>
                              <w:szCs w:val="20"/>
                            </w:rPr>
                            <w:t>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B4FC52" id="_x0000_t202" coordsize="21600,21600" o:spt="202" path="m,l,21600r21600,l21600,xe">
              <v:stroke joinstyle="miter"/>
              <v:path gradientshapeok="t" o:connecttype="rect"/>
            </v:shapetype>
            <v:shape id="Text Box 28" o:spid="_x0000_s1031" type="#_x0000_t202" alt="Internal Use" style="position:absolute;margin-left:0;margin-top:0;width:72.4pt;height:27.2pt;z-index:486483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" filled="f" stroked="f">
              <v:textbox style="mso-fit-shape-to-text:t" inset="20pt,0,0,15pt">
                <w:txbxContent>
                  <w:p w14:paraId="39579EBD" w14:textId="71718443" w:rsidR="003A704A" w:rsidRPr="003A704A" w:rsidRDefault="003A704A" w:rsidP="003A704A">
                    <w:pPr>
                      <w:rPr>
                        <w:rFonts w:ascii="Aptos" w:eastAsia="Aptos" w:hAnsi="Aptos" w:cs="Aptos"/>
                        <w:noProof/>
                        <w:color w:val="000000"/>
                        <w:sz w:val="20"/>
                        <w:szCs w:val="20"/>
                      </w:rPr>
                    </w:pPr>
                    <w:r w:rsidRPr="003A704A">
                      <w:rPr>
                        <w:rFonts w:ascii="Aptos" w:eastAsia="Aptos" w:hAnsi="Aptos" w:cs="Aptos"/>
                        <w:noProof/>
                        <w:color w:val="000000"/>
                        <w:sz w:val="20"/>
                        <w:szCs w:val="20"/>
                      </w:rPr>
                      <w:t>Internal Use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119A6" w14:textId="7C2DE479" w:rsidR="00DA51A5" w:rsidRDefault="00A76D2D">
    <w:pPr>
      <w:pStyle w:val="BodyText"/>
      <w:spacing w:line="14" w:lineRule="auto"/>
    </w:pPr>
    <w:r>
      <w:rPr>
        <w:noProof/>
      </w:rPr>
      <mc:AlternateContent>
        <mc:Choice Requires="wps">
          <w:drawing>
            <wp:anchor distT="0" distB="0" distL="0" distR="0" simplePos="0" relativeHeight="486477824" behindDoc="1" locked="0" layoutInCell="1" allowOverlap="1" wp14:anchorId="30CAFE25" wp14:editId="174BE869">
              <wp:simplePos x="0" y="0"/>
              <wp:positionH relativeFrom="page">
                <wp:posOffset>3848986</wp:posOffset>
              </wp:positionH>
              <wp:positionV relativeFrom="page">
                <wp:posOffset>9303488</wp:posOffset>
              </wp:positionV>
              <wp:extent cx="1653776" cy="1663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3776" cy="166370"/>
                      </a:xfrm>
                      <a:prstGeom prst="rect">
                        <a:avLst/>
                      </a:prstGeom>
                    </wps:spPr>
                    <wps:txbx>
                      <w:txbxContent>
                        <w:p w14:paraId="25D9E84A" w14:textId="2ECD220F" w:rsidR="00DA51A5" w:rsidRDefault="00AB654C">
                          <w:pPr>
                            <w:spacing w:before="22"/>
                            <w:ind w:left="20"/>
                            <w:rPr>
                              <w:sz w:val="18"/>
                            </w:rPr>
                          </w:pPr>
                          <w:r>
                            <w:rPr>
                              <w:sz w:val="18"/>
                            </w:rPr>
                            <w:t>Issue</w:t>
                          </w:r>
                          <w:r>
                            <w:rPr>
                              <w:spacing w:val="-8"/>
                              <w:sz w:val="18"/>
                            </w:rPr>
                            <w:t xml:space="preserve"> </w:t>
                          </w:r>
                          <w:r>
                            <w:rPr>
                              <w:sz w:val="18"/>
                            </w:rPr>
                            <w:t>Date</w:t>
                          </w:r>
                          <w:r>
                            <w:rPr>
                              <w:spacing w:val="-7"/>
                              <w:sz w:val="18"/>
                            </w:rPr>
                            <w:t xml:space="preserve"> </w:t>
                          </w:r>
                          <w:r w:rsidR="00A76D2D">
                            <w:rPr>
                              <w:sz w:val="18"/>
                            </w:rPr>
                            <w:t>0</w:t>
                          </w:r>
                          <w:r w:rsidR="004824FF">
                            <w:rPr>
                              <w:sz w:val="18"/>
                            </w:rPr>
                            <w:t>8</w:t>
                          </w:r>
                          <w:r>
                            <w:rPr>
                              <w:sz w:val="18"/>
                            </w:rPr>
                            <w:t>-</w:t>
                          </w:r>
                          <w:r w:rsidR="00786515">
                            <w:rPr>
                              <w:sz w:val="18"/>
                            </w:rPr>
                            <w:t>Oct</w:t>
                          </w:r>
                          <w:r>
                            <w:rPr>
                              <w:sz w:val="18"/>
                            </w:rPr>
                            <w:t>-</w:t>
                          </w:r>
                          <w:r>
                            <w:rPr>
                              <w:spacing w:val="-4"/>
                              <w:sz w:val="18"/>
                            </w:rPr>
                            <w:t>2026</w:t>
                          </w:r>
                        </w:p>
                      </w:txbxContent>
                    </wps:txbx>
                    <wps:bodyPr wrap="square" lIns="0" tIns="0" rIns="0" bIns="0" rtlCol="0">
                      <a:noAutofit/>
                    </wps:bodyPr>
                  </wps:wsp>
                </a:graphicData>
              </a:graphic>
              <wp14:sizeRelH relativeFrom="margin">
                <wp14:pctWidth>0</wp14:pctWidth>
              </wp14:sizeRelH>
            </wp:anchor>
          </w:drawing>
        </mc:Choice>
        <mc:Fallback>
          <w:pict>
            <v:shapetype w14:anchorId="30CAFE25" id="_x0000_t202" coordsize="21600,21600" o:spt="202" path="m,l,21600r21600,l21600,xe">
              <v:stroke joinstyle="miter"/>
              <v:path gradientshapeok="t" o:connecttype="rect"/>
            </v:shapetype>
            <v:shape id="Textbox 10" o:spid="_x0000_s1033" type="#_x0000_t202" style="position:absolute;margin-left:303.05pt;margin-top:732.55pt;width:130.2pt;height:13.1pt;z-index:-168386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" filled="f" stroked="f">
              <v:textbox inset="0,0,0,0">
                <w:txbxContent>
                  <w:p w14:paraId="25D9E84A" w14:textId="2ECD220F" w:rsidR="00DA51A5" w:rsidRDefault="00AB654C">
                    <w:pPr>
                      <w:spacing w:before="22"/>
                      <w:ind w:left="20"/>
                      <w:rPr>
                        <w:sz w:val="18"/>
                      </w:rPr>
                    </w:pPr>
                    <w:r>
                      <w:rPr>
                        <w:sz w:val="18"/>
                      </w:rPr>
                      <w:t>Issue</w:t>
                    </w:r>
                    <w:r>
                      <w:rPr>
                        <w:spacing w:val="-8"/>
                        <w:sz w:val="18"/>
                      </w:rPr>
                      <w:t xml:space="preserve"> </w:t>
                    </w:r>
                    <w:r>
                      <w:rPr>
                        <w:sz w:val="18"/>
                      </w:rPr>
                      <w:t>Date</w:t>
                    </w:r>
                    <w:r>
                      <w:rPr>
                        <w:spacing w:val="-7"/>
                        <w:sz w:val="18"/>
                      </w:rPr>
                      <w:t xml:space="preserve"> </w:t>
                    </w:r>
                    <w:r w:rsidR="00A76D2D">
                      <w:rPr>
                        <w:sz w:val="18"/>
                      </w:rPr>
                      <w:t>0</w:t>
                    </w:r>
                    <w:r w:rsidR="004824FF">
                      <w:rPr>
                        <w:sz w:val="18"/>
                      </w:rPr>
                      <w:t>8</w:t>
                    </w:r>
                    <w:r>
                      <w:rPr>
                        <w:sz w:val="18"/>
                      </w:rPr>
                      <w:t>-</w:t>
                    </w:r>
                    <w:r w:rsidR="00786515">
                      <w:rPr>
                        <w:sz w:val="18"/>
                      </w:rPr>
                      <w:t>Oct</w:t>
                    </w:r>
                    <w:r>
                      <w:rPr>
                        <w:sz w:val="18"/>
                      </w:rPr>
                      <w:t>-</w:t>
                    </w:r>
                    <w:r>
                      <w:rPr>
                        <w:spacing w:val="-4"/>
                        <w:sz w:val="18"/>
                      </w:rPr>
                      <w:t>2026</w:t>
                    </w:r>
                  </w:p>
                </w:txbxContent>
              </v:textbox>
              <w10:wrap anchorx="page" anchory="page"/>
            </v:shape>
          </w:pict>
        </mc:Fallback>
      </mc:AlternateContent>
    </w:r>
    <w:r w:rsidR="00AB654C">
      <w:rPr>
        <w:noProof/>
      </w:rPr>
      <mc:AlternateContent>
        <mc:Choice Requires="wps">
          <w:drawing>
            <wp:anchor distT="0" distB="0" distL="0" distR="0" simplePos="0" relativeHeight="486475776" behindDoc="1" locked="0" layoutInCell="1" allowOverlap="1" wp14:anchorId="00422637" wp14:editId="07A2FD48">
              <wp:simplePos x="0" y="0"/>
              <wp:positionH relativeFrom="page">
                <wp:posOffset>896111</wp:posOffset>
              </wp:positionH>
              <wp:positionV relativeFrom="page">
                <wp:posOffset>9052559</wp:posOffset>
              </wp:positionV>
              <wp:extent cx="5980430" cy="2794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27940"/>
                      </a:xfrm>
                      <a:custGeom>
                        <a:avLst/>
                        <a:gdLst/>
                        <a:ahLst/>
                        <a:cxnLst/>
                        <a:rect l="l" t="t" r="r" b="b"/>
                        <a:pathLst>
                          <a:path w="5980430" h="27940">
                            <a:moveTo>
                              <a:pt x="5980176" y="0"/>
                            </a:moveTo>
                            <a:lnTo>
                              <a:pt x="0" y="0"/>
                            </a:lnTo>
                            <a:lnTo>
                              <a:pt x="0" y="27431"/>
                            </a:lnTo>
                            <a:lnTo>
                              <a:pt x="5980176" y="27431"/>
                            </a:lnTo>
                            <a:lnTo>
                              <a:pt x="5980176" y="0"/>
                            </a:lnTo>
                            <a:close/>
                          </a:path>
                        </a:pathLst>
                      </a:custGeom>
                      <a:solidFill>
                        <a:srgbClr val="000080"/>
                      </a:solidFill>
                    </wps:spPr>
                    <wps:bodyPr wrap="square" lIns="0" tIns="0" rIns="0" bIns="0" rtlCol="0">
                      <a:prstTxWarp prst="textNoShape">
                        <a:avLst/>
                      </a:prstTxWarp>
                      <a:noAutofit/>
                    </wps:bodyPr>
                  </wps:wsp>
                </a:graphicData>
              </a:graphic>
            </wp:anchor>
          </w:drawing>
        </mc:Choice>
        <mc:Fallback>
          <w:pict>
            <v:shape w14:anchorId="5C78E3E7" id="Graphic 6" o:spid="_x0000_s1026" style="position:absolute;margin-left:70.55pt;margin-top:712.8pt;width:470.9pt;height:2.2pt;z-index:-16840704;visibility:visible;mso-wrap-style:square;mso-wrap-distance-left:0;mso-wrap-distance-top:0;mso-wrap-distance-right:0;mso-wrap-distance-bottom:0;mso-position-horizontal:absolute;mso-position-horizontal-relative:page;mso-position-vertical:absolute;mso-position-vertical-relative:page;v-text-anchor:top" coordsize="598043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" path="m5980176,l,,,27431r5980176,l5980176,xe" fillcolor="navy" stroked="f">
              <v:path arrowok="t"/>
              <w10:wrap anchorx="page" anchory="page"/>
            </v:shape>
          </w:pict>
        </mc:Fallback>
      </mc:AlternateContent>
    </w:r>
    <w:r w:rsidR="00AB654C">
      <w:rPr>
        <w:noProof/>
      </w:rPr>
      <mc:AlternateContent>
        <mc:Choice Requires="wps">
          <w:drawing>
            <wp:anchor distT="0" distB="0" distL="0" distR="0" simplePos="0" relativeHeight="486476288" behindDoc="1" locked="0" layoutInCell="1" allowOverlap="1" wp14:anchorId="732FE0A4" wp14:editId="0EC9F7EA">
              <wp:simplePos x="0" y="0"/>
              <wp:positionH relativeFrom="page">
                <wp:posOffset>2614135</wp:posOffset>
              </wp:positionH>
              <wp:positionV relativeFrom="page">
                <wp:posOffset>9078796</wp:posOffset>
              </wp:positionV>
              <wp:extent cx="2543810" cy="1816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3810" cy="181610"/>
                      </a:xfrm>
                      <a:prstGeom prst="rect">
                        <a:avLst/>
                      </a:prstGeom>
                    </wps:spPr>
                    <wps:txbx>
                      <w:txbxContent>
                        <w:p w14:paraId="70985E10" w14:textId="77777777" w:rsidR="00DA51A5" w:rsidRDefault="00AB654C">
                          <w:pPr>
                            <w:pStyle w:val="BodyText"/>
                            <w:spacing w:before="21"/>
                            <w:ind w:left="20"/>
                          </w:pPr>
                          <w:r>
                            <w:t>Archer</w:t>
                          </w:r>
                          <w:r>
                            <w:rPr>
                              <w:spacing w:val="-11"/>
                            </w:rPr>
                            <w:t xml:space="preserve"> </w:t>
                          </w:r>
                          <w:r>
                            <w:t>and</w:t>
                          </w:r>
                          <w:r>
                            <w:rPr>
                              <w:spacing w:val="-10"/>
                            </w:rPr>
                            <w:t xml:space="preserve"> </w:t>
                          </w:r>
                          <w:r>
                            <w:t>Handelsbanken</w:t>
                          </w:r>
                          <w:r>
                            <w:rPr>
                              <w:spacing w:val="-10"/>
                            </w:rPr>
                            <w:t xml:space="preserve"> </w:t>
                          </w:r>
                          <w:r>
                            <w:rPr>
                              <w:spacing w:val="-2"/>
                            </w:rPr>
                            <w:t>Confidential</w:t>
                          </w:r>
                        </w:p>
                      </w:txbxContent>
                    </wps:txbx>
                    <wps:bodyPr wrap="square" lIns="0" tIns="0" rIns="0" bIns="0" rtlCol="0">
                      <a:noAutofit/>
                    </wps:bodyPr>
                  </wps:wsp>
                </a:graphicData>
              </a:graphic>
            </wp:anchor>
          </w:drawing>
        </mc:Choice>
        <mc:Fallback>
          <w:pict>
            <v:shape w14:anchorId="732FE0A4" id="Textbox 7" o:spid="_x0000_s1034" type="#_x0000_t202" style="position:absolute;margin-left:205.85pt;margin-top:714.85pt;width:200.3pt;height:14.3pt;z-index:-1684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" filled="f" stroked="f">
              <v:textbox inset="0,0,0,0">
                <w:txbxContent>
                  <w:p w14:paraId="70985E10" w14:textId="77777777" w:rsidR="00DA51A5" w:rsidRDefault="00AB654C">
                    <w:pPr>
                      <w:pStyle w:val="BodyText"/>
                      <w:spacing w:before="21"/>
                      <w:ind w:left="20"/>
                    </w:pPr>
                    <w:r>
                      <w:t>Archer</w:t>
                    </w:r>
                    <w:r>
                      <w:rPr>
                        <w:spacing w:val="-11"/>
                      </w:rPr>
                      <w:t xml:space="preserve"> </w:t>
                    </w:r>
                    <w:r>
                      <w:t>and</w:t>
                    </w:r>
                    <w:r>
                      <w:rPr>
                        <w:spacing w:val="-10"/>
                      </w:rPr>
                      <w:t xml:space="preserve"> </w:t>
                    </w:r>
                    <w:r>
                      <w:t>Handelsbanken</w:t>
                    </w:r>
                    <w:r>
                      <w:rPr>
                        <w:spacing w:val="-10"/>
                      </w:rPr>
                      <w:t xml:space="preserve"> </w:t>
                    </w:r>
                    <w:r>
                      <w:rPr>
                        <w:spacing w:val="-2"/>
                      </w:rPr>
                      <w:t>Confidential</w:t>
                    </w:r>
                  </w:p>
                </w:txbxContent>
              </v:textbox>
              <w10:wrap anchorx="page" anchory="page"/>
            </v:shape>
          </w:pict>
        </mc:Fallback>
      </mc:AlternateContent>
    </w:r>
    <w:r w:rsidR="00AB654C">
      <w:rPr>
        <w:noProof/>
      </w:rPr>
      <mc:AlternateContent>
        <mc:Choice Requires="wps">
          <w:drawing>
            <wp:anchor distT="0" distB="0" distL="0" distR="0" simplePos="0" relativeHeight="486476800" behindDoc="1" locked="0" layoutInCell="1" allowOverlap="1" wp14:anchorId="75388639" wp14:editId="14823E15">
              <wp:simplePos x="0" y="0"/>
              <wp:positionH relativeFrom="page">
                <wp:posOffset>938274</wp:posOffset>
              </wp:positionH>
              <wp:positionV relativeFrom="page">
                <wp:posOffset>9307462</wp:posOffset>
              </wp:positionV>
              <wp:extent cx="1311275" cy="1663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275" cy="166370"/>
                      </a:xfrm>
                      <a:prstGeom prst="rect">
                        <a:avLst/>
                      </a:prstGeom>
                    </wps:spPr>
                    <wps:txbx>
                      <w:txbxContent>
                        <w:p w14:paraId="3D646322" w14:textId="77777777" w:rsidR="00DA51A5" w:rsidRDefault="00AB654C">
                          <w:pPr>
                            <w:spacing w:before="22"/>
                            <w:ind w:left="20"/>
                            <w:rPr>
                              <w:sz w:val="18"/>
                            </w:rPr>
                          </w:pPr>
                          <w:r>
                            <w:rPr>
                              <w:sz w:val="18"/>
                            </w:rPr>
                            <w:t>SOW</w:t>
                          </w:r>
                          <w:r>
                            <w:rPr>
                              <w:spacing w:val="-7"/>
                              <w:sz w:val="18"/>
                            </w:rPr>
                            <w:t xml:space="preserve"> </w:t>
                          </w:r>
                          <w:r>
                            <w:rPr>
                              <w:sz w:val="18"/>
                            </w:rPr>
                            <w:t>#</w:t>
                          </w:r>
                          <w:r>
                            <w:rPr>
                              <w:spacing w:val="-5"/>
                              <w:sz w:val="18"/>
                            </w:rPr>
                            <w:t xml:space="preserve"> </w:t>
                          </w:r>
                          <w:r>
                            <w:rPr>
                              <w:sz w:val="18"/>
                            </w:rPr>
                            <w:t>2-202609-</w:t>
                          </w:r>
                          <w:r>
                            <w:rPr>
                              <w:spacing w:val="-5"/>
                              <w:sz w:val="18"/>
                            </w:rPr>
                            <w:t>006</w:t>
                          </w:r>
                        </w:p>
                      </w:txbxContent>
                    </wps:txbx>
                    <wps:bodyPr wrap="square" lIns="0" tIns="0" rIns="0" bIns="0" rtlCol="0">
                      <a:noAutofit/>
                    </wps:bodyPr>
                  </wps:wsp>
                </a:graphicData>
              </a:graphic>
            </wp:anchor>
          </w:drawing>
        </mc:Choice>
        <mc:Fallback>
          <w:pict>
            <v:shape w14:anchorId="75388639" id="Textbox 8" o:spid="_x0000_s1035" type="#_x0000_t202" style="position:absolute;margin-left:73.9pt;margin-top:732.85pt;width:103.25pt;height:13.1pt;z-index:-1683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" filled="f" stroked="f">
              <v:textbox inset="0,0,0,0">
                <w:txbxContent>
                  <w:p w14:paraId="3D646322" w14:textId="77777777" w:rsidR="00DA51A5" w:rsidRDefault="00AB654C">
                    <w:pPr>
                      <w:spacing w:before="22"/>
                      <w:ind w:left="20"/>
                      <w:rPr>
                        <w:sz w:val="18"/>
                      </w:rPr>
                    </w:pPr>
                    <w:r>
                      <w:rPr>
                        <w:sz w:val="18"/>
                      </w:rPr>
                      <w:t>SOW</w:t>
                    </w:r>
                    <w:r>
                      <w:rPr>
                        <w:spacing w:val="-7"/>
                        <w:sz w:val="18"/>
                      </w:rPr>
                      <w:t xml:space="preserve"> </w:t>
                    </w:r>
                    <w:r>
                      <w:rPr>
                        <w:sz w:val="18"/>
                      </w:rPr>
                      <w:t>#</w:t>
                    </w:r>
                    <w:r>
                      <w:rPr>
                        <w:spacing w:val="-5"/>
                        <w:sz w:val="18"/>
                      </w:rPr>
                      <w:t xml:space="preserve"> </w:t>
                    </w:r>
                    <w:r>
                      <w:rPr>
                        <w:sz w:val="18"/>
                      </w:rPr>
                      <w:t>2-202609-</w:t>
                    </w:r>
                    <w:r>
                      <w:rPr>
                        <w:spacing w:val="-5"/>
                        <w:sz w:val="18"/>
                      </w:rPr>
                      <w:t>006</w:t>
                    </w:r>
                  </w:p>
                </w:txbxContent>
              </v:textbox>
              <w10:wrap anchorx="page" anchory="page"/>
            </v:shape>
          </w:pict>
        </mc:Fallback>
      </mc:AlternateContent>
    </w:r>
    <w:r w:rsidR="00AB654C">
      <w:rPr>
        <w:noProof/>
      </w:rPr>
      <mc:AlternateContent>
        <mc:Choice Requires="wps">
          <w:drawing>
            <wp:anchor distT="0" distB="0" distL="0" distR="0" simplePos="0" relativeHeight="486477312" behindDoc="1" locked="0" layoutInCell="1" allowOverlap="1" wp14:anchorId="63946B64" wp14:editId="0D9B33E5">
              <wp:simplePos x="0" y="0"/>
              <wp:positionH relativeFrom="page">
                <wp:posOffset>2608578</wp:posOffset>
              </wp:positionH>
              <wp:positionV relativeFrom="page">
                <wp:posOffset>9307462</wp:posOffset>
              </wp:positionV>
              <wp:extent cx="681355" cy="1663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355" cy="166370"/>
                      </a:xfrm>
                      <a:prstGeom prst="rect">
                        <a:avLst/>
                      </a:prstGeom>
                    </wps:spPr>
                    <wps:txbx>
                      <w:txbxContent>
                        <w:p w14:paraId="4A92D5C5" w14:textId="5A306DFB" w:rsidR="00DA51A5" w:rsidRDefault="00AB654C">
                          <w:pPr>
                            <w:spacing w:before="22"/>
                            <w:ind w:left="20"/>
                            <w:rPr>
                              <w:sz w:val="18"/>
                            </w:rPr>
                          </w:pPr>
                          <w:r>
                            <w:rPr>
                              <w:sz w:val="18"/>
                            </w:rPr>
                            <w:t>Version</w:t>
                          </w:r>
                          <w:r>
                            <w:rPr>
                              <w:spacing w:val="-6"/>
                              <w:sz w:val="18"/>
                            </w:rPr>
                            <w:t xml:space="preserve"> </w:t>
                          </w:r>
                          <w:r w:rsidR="00CA3712">
                            <w:rPr>
                              <w:spacing w:val="-5"/>
                              <w:sz w:val="18"/>
                            </w:rPr>
                            <w:t>4</w:t>
                          </w:r>
                          <w:r w:rsidR="00786515">
                            <w:rPr>
                              <w:spacing w:val="-5"/>
                              <w:sz w:val="18"/>
                            </w:rPr>
                            <w:t>.</w:t>
                          </w:r>
                          <w:r>
                            <w:rPr>
                              <w:spacing w:val="-5"/>
                              <w:sz w:val="18"/>
                            </w:rPr>
                            <w:t>0</w:t>
                          </w:r>
                        </w:p>
                      </w:txbxContent>
                    </wps:txbx>
                    <wps:bodyPr wrap="square" lIns="0" tIns="0" rIns="0" bIns="0" rtlCol="0">
                      <a:noAutofit/>
                    </wps:bodyPr>
                  </wps:wsp>
                </a:graphicData>
              </a:graphic>
            </wp:anchor>
          </w:drawing>
        </mc:Choice>
        <mc:Fallback>
          <w:pict>
            <v:shape w14:anchorId="63946B64" id="Textbox 9" o:spid="_x0000_s1036" type="#_x0000_t202" style="position:absolute;margin-left:205.4pt;margin-top:732.85pt;width:53.65pt;height:13.1pt;z-index:-1683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" filled="f" stroked="f">
              <v:textbox inset="0,0,0,0">
                <w:txbxContent>
                  <w:p w14:paraId="4A92D5C5" w14:textId="5A306DFB" w:rsidR="00DA51A5" w:rsidRDefault="00AB654C">
                    <w:pPr>
                      <w:spacing w:before="22"/>
                      <w:ind w:left="20"/>
                      <w:rPr>
                        <w:sz w:val="18"/>
                      </w:rPr>
                    </w:pPr>
                    <w:r>
                      <w:rPr>
                        <w:sz w:val="18"/>
                      </w:rPr>
                      <w:t>Version</w:t>
                    </w:r>
                    <w:r>
                      <w:rPr>
                        <w:spacing w:val="-6"/>
                        <w:sz w:val="18"/>
                      </w:rPr>
                      <w:t xml:space="preserve"> </w:t>
                    </w:r>
                    <w:r w:rsidR="00CA3712">
                      <w:rPr>
                        <w:spacing w:val="-5"/>
                        <w:sz w:val="18"/>
                      </w:rPr>
                      <w:t>4</w:t>
                    </w:r>
                    <w:r w:rsidR="00786515">
                      <w:rPr>
                        <w:spacing w:val="-5"/>
                        <w:sz w:val="18"/>
                      </w:rPr>
                      <w:t>.</w:t>
                    </w:r>
                    <w:r>
                      <w:rPr>
                        <w:spacing w:val="-5"/>
                        <w:sz w:val="18"/>
                      </w:rPr>
                      <w:t>0</w:t>
                    </w:r>
                  </w:p>
                </w:txbxContent>
              </v:textbox>
              <w10:wrap anchorx="page" anchory="page"/>
            </v:shape>
          </w:pict>
        </mc:Fallback>
      </mc:AlternateContent>
    </w:r>
    <w:r w:rsidR="00AB654C">
      <w:rPr>
        <w:noProof/>
      </w:rPr>
      <mc:AlternateContent>
        <mc:Choice Requires="wps">
          <w:drawing>
            <wp:anchor distT="0" distB="0" distL="0" distR="0" simplePos="0" relativeHeight="486478336" behindDoc="1" locked="0" layoutInCell="1" allowOverlap="1" wp14:anchorId="56A3C941" wp14:editId="646CB1BB">
              <wp:simplePos x="0" y="0"/>
              <wp:positionH relativeFrom="page">
                <wp:posOffset>6137063</wp:posOffset>
              </wp:positionH>
              <wp:positionV relativeFrom="page">
                <wp:posOffset>9307462</wp:posOffset>
              </wp:positionV>
              <wp:extent cx="823594" cy="1663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3594" cy="166370"/>
                      </a:xfrm>
                      <a:prstGeom prst="rect">
                        <a:avLst/>
                      </a:prstGeom>
                    </wps:spPr>
                    <wps:txbx>
                      <w:txbxContent>
                        <w:p w14:paraId="2BAF9E5F" w14:textId="77777777" w:rsidR="00DA51A5" w:rsidRDefault="00AB654C">
                          <w:pPr>
                            <w:spacing w:before="22"/>
                            <w:ind w:left="20"/>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2"/>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33</w:t>
                          </w:r>
                          <w:r>
                            <w:rPr>
                              <w:spacing w:val="-5"/>
                              <w:sz w:val="18"/>
                            </w:rPr>
                            <w:fldChar w:fldCharType="end"/>
                          </w:r>
                        </w:p>
                      </w:txbxContent>
                    </wps:txbx>
                    <wps:bodyPr wrap="square" lIns="0" tIns="0" rIns="0" bIns="0" rtlCol="0">
                      <a:noAutofit/>
                    </wps:bodyPr>
                  </wps:wsp>
                </a:graphicData>
              </a:graphic>
            </wp:anchor>
          </w:drawing>
        </mc:Choice>
        <mc:Fallback>
          <w:pict>
            <v:shape w14:anchorId="56A3C941" id="Textbox 11" o:spid="_x0000_s1037" type="#_x0000_t202" style="position:absolute;margin-left:483.25pt;margin-top:732.85pt;width:64.85pt;height:13.1pt;z-index:-1683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" filled="f" stroked="f">
              <v:textbox inset="0,0,0,0">
                <w:txbxContent>
                  <w:p w14:paraId="2BAF9E5F" w14:textId="77777777" w:rsidR="00DA51A5" w:rsidRDefault="00AB654C">
                    <w:pPr>
                      <w:spacing w:before="22"/>
                      <w:ind w:left="20"/>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2"/>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33</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5500B" w14:textId="77777777" w:rsidR="009B48ED" w:rsidRDefault="009B48ED">
      <w:r>
        <w:separator/>
      </w:r>
    </w:p>
  </w:footnote>
  <w:footnote w:type="continuationSeparator" w:id="0">
    <w:p w14:paraId="2858818A" w14:textId="77777777" w:rsidR="009B48ED" w:rsidRDefault="009B48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779D" w14:textId="5050F42C" w:rsidR="00816267" w:rsidRDefault="00816267">
    <w:pPr>
      <w:pStyle w:val="Header"/>
    </w:pPr>
    <w:r>
      <w:rPr>
        <w:noProof/>
      </w:rPr>
      <mc:AlternateContent>
        <mc:Choice Requires="wps">
          <w:drawing>
            <wp:anchor distT="0" distB="0" distL="0" distR="0" simplePos="0" relativeHeight="486480384" behindDoc="0" locked="0" layoutInCell="1" allowOverlap="1" wp14:anchorId="4CB4100E" wp14:editId="31542BF3">
              <wp:simplePos x="635" y="635"/>
              <wp:positionH relativeFrom="page">
                <wp:align>right</wp:align>
              </wp:positionH>
              <wp:positionV relativeFrom="page">
                <wp:align>top</wp:align>
              </wp:positionV>
              <wp:extent cx="1762125" cy="307340"/>
              <wp:effectExtent l="0" t="0" r="0" b="16510"/>
              <wp:wrapNone/>
              <wp:docPr id="525368316" name="Text Box 44" descr="Information 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62125" cy="307340"/>
                      </a:xfrm>
                      <a:prstGeom prst="rect">
                        <a:avLst/>
                      </a:prstGeom>
                      <a:noFill/>
                      <a:ln>
                        <a:noFill/>
                      </a:ln>
                    </wps:spPr>
                    <wps:txbx>
                      <w:txbxContent>
                        <w:p w14:paraId="69B3611B" w14:textId="21A13D8D" w:rsidR="00816267" w:rsidRPr="00816267" w:rsidRDefault="00816267" w:rsidP="00816267">
                          <w:pPr>
                            <w:rPr>
                              <w:rFonts w:ascii="Arial" w:eastAsia="Arial" w:hAnsi="Arial" w:cs="Arial"/>
                              <w:noProof/>
                              <w:color w:val="000000"/>
                              <w:sz w:val="16"/>
                              <w:szCs w:val="16"/>
                            </w:rPr>
                          </w:pPr>
                          <w:r w:rsidRPr="00816267">
                            <w:rPr>
                              <w:rFonts w:ascii="Arial" w:eastAsia="Arial" w:hAnsi="Arial" w:cs="Arial"/>
                              <w:noProof/>
                              <w:color w:val="000000"/>
                              <w:sz w:val="16"/>
                              <w:szCs w:val="16"/>
                            </w:rPr>
                            <w:t>Information classification: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CB4100E" id="_x0000_t202" coordsize="21600,21600" o:spt="202" path="m,l,21600r21600,l21600,xe">
              <v:stroke joinstyle="miter"/>
              <v:path gradientshapeok="t" o:connecttype="rect"/>
            </v:shapetype>
            <v:shape id="Text Box 44" o:spid="_x0000_s1027" type="#_x0000_t202" alt="Information classification: Internal" style="position:absolute;margin-left:87.55pt;margin-top:0;width:138.75pt;height:24.2pt;z-index:486480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" filled="f" stroked="f">
              <v:textbox style="mso-fit-shape-to-text:t" inset="0,15pt,20pt,0">
                <w:txbxContent>
                  <w:p w14:paraId="69B3611B" w14:textId="21A13D8D" w:rsidR="00816267" w:rsidRPr="00816267" w:rsidRDefault="00816267" w:rsidP="00816267">
                    <w:pPr>
                      <w:rPr>
                        <w:rFonts w:ascii="Arial" w:eastAsia="Arial" w:hAnsi="Arial" w:cs="Arial"/>
                        <w:noProof/>
                        <w:color w:val="000000"/>
                        <w:sz w:val="16"/>
                        <w:szCs w:val="16"/>
                      </w:rPr>
                    </w:pPr>
                    <w:r w:rsidRPr="00816267">
                      <w:rPr>
                        <w:rFonts w:ascii="Arial" w:eastAsia="Arial" w:hAnsi="Arial" w:cs="Arial"/>
                        <w:noProof/>
                        <w:color w:val="000000"/>
                        <w:sz w:val="16"/>
                        <w:szCs w:val="16"/>
                      </w:rPr>
                      <w:t>Information 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D943" w14:textId="3CC78B65" w:rsidR="00816267" w:rsidRDefault="00816267">
    <w:pPr>
      <w:pStyle w:val="Header"/>
    </w:pPr>
    <w:r>
      <w:rPr>
        <w:noProof/>
      </w:rPr>
      <mc:AlternateContent>
        <mc:Choice Requires="wps">
          <w:drawing>
            <wp:anchor distT="0" distB="0" distL="0" distR="0" simplePos="0" relativeHeight="486481408" behindDoc="0" locked="0" layoutInCell="1" allowOverlap="1" wp14:anchorId="4E3B71B7" wp14:editId="74B1A962">
              <wp:simplePos x="635" y="635"/>
              <wp:positionH relativeFrom="page">
                <wp:align>right</wp:align>
              </wp:positionH>
              <wp:positionV relativeFrom="page">
                <wp:align>top</wp:align>
              </wp:positionV>
              <wp:extent cx="1762125" cy="307340"/>
              <wp:effectExtent l="0" t="0" r="0" b="16510"/>
              <wp:wrapNone/>
              <wp:docPr id="1403103058" name="Text Box 45" descr="Information 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62125" cy="307340"/>
                      </a:xfrm>
                      <a:prstGeom prst="rect">
                        <a:avLst/>
                      </a:prstGeom>
                      <a:noFill/>
                      <a:ln>
                        <a:noFill/>
                      </a:ln>
                    </wps:spPr>
                    <wps:txbx>
                      <w:txbxContent>
                        <w:p w14:paraId="56E3DAB1" w14:textId="7E49AB63" w:rsidR="00816267" w:rsidRPr="00816267" w:rsidRDefault="00816267" w:rsidP="00816267">
                          <w:pPr>
                            <w:rPr>
                              <w:rFonts w:ascii="Arial" w:eastAsia="Arial" w:hAnsi="Arial" w:cs="Arial"/>
                              <w:noProof/>
                              <w:color w:val="000000"/>
                              <w:sz w:val="16"/>
                              <w:szCs w:val="16"/>
                            </w:rPr>
                          </w:pPr>
                          <w:r w:rsidRPr="00816267">
                            <w:rPr>
                              <w:rFonts w:ascii="Arial" w:eastAsia="Arial" w:hAnsi="Arial" w:cs="Arial"/>
                              <w:noProof/>
                              <w:color w:val="000000"/>
                              <w:sz w:val="16"/>
                              <w:szCs w:val="16"/>
                            </w:rPr>
                            <w:t>Information classification: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E3B71B7" id="_x0000_t202" coordsize="21600,21600" o:spt="202" path="m,l,21600r21600,l21600,xe">
              <v:stroke joinstyle="miter"/>
              <v:path gradientshapeok="t" o:connecttype="rect"/>
            </v:shapetype>
            <v:shape id="Text Box 45" o:spid="_x0000_s1028" type="#_x0000_t202" alt="Information classification: Internal" style="position:absolute;margin-left:87.55pt;margin-top:0;width:138.75pt;height:24.2pt;z-index:48648140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" filled="f" stroked="f">
              <v:textbox style="mso-fit-shape-to-text:t" inset="0,15pt,20pt,0">
                <w:txbxContent>
                  <w:p w14:paraId="56E3DAB1" w14:textId="7E49AB63" w:rsidR="00816267" w:rsidRPr="00816267" w:rsidRDefault="00816267" w:rsidP="00816267">
                    <w:pPr>
                      <w:rPr>
                        <w:rFonts w:ascii="Arial" w:eastAsia="Arial" w:hAnsi="Arial" w:cs="Arial"/>
                        <w:noProof/>
                        <w:color w:val="000000"/>
                        <w:sz w:val="16"/>
                        <w:szCs w:val="16"/>
                      </w:rPr>
                    </w:pPr>
                    <w:r w:rsidRPr="00816267">
                      <w:rPr>
                        <w:rFonts w:ascii="Arial" w:eastAsia="Arial" w:hAnsi="Arial" w:cs="Arial"/>
                        <w:noProof/>
                        <w:color w:val="000000"/>
                        <w:sz w:val="16"/>
                        <w:szCs w:val="16"/>
                      </w:rPr>
                      <w:t>Information 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BD3F" w14:textId="074F8B0E" w:rsidR="00816267" w:rsidRDefault="00816267">
    <w:pPr>
      <w:pStyle w:val="Header"/>
    </w:pPr>
    <w:r>
      <w:rPr>
        <w:noProof/>
      </w:rPr>
      <mc:AlternateContent>
        <mc:Choice Requires="wps">
          <w:drawing>
            <wp:anchor distT="0" distB="0" distL="0" distR="0" simplePos="0" relativeHeight="486479360" behindDoc="0" locked="0" layoutInCell="1" allowOverlap="1" wp14:anchorId="119650A9" wp14:editId="70EA0C03">
              <wp:simplePos x="635" y="635"/>
              <wp:positionH relativeFrom="page">
                <wp:align>right</wp:align>
              </wp:positionH>
              <wp:positionV relativeFrom="page">
                <wp:align>top</wp:align>
              </wp:positionV>
              <wp:extent cx="1762125" cy="307340"/>
              <wp:effectExtent l="0" t="0" r="0" b="16510"/>
              <wp:wrapNone/>
              <wp:docPr id="1640743306" name="Text Box 43" descr="Information 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62125" cy="307340"/>
                      </a:xfrm>
                      <a:prstGeom prst="rect">
                        <a:avLst/>
                      </a:prstGeom>
                      <a:noFill/>
                      <a:ln>
                        <a:noFill/>
                      </a:ln>
                    </wps:spPr>
                    <wps:txbx>
                      <w:txbxContent>
                        <w:p w14:paraId="011A8334" w14:textId="71282459" w:rsidR="00816267" w:rsidRPr="00816267" w:rsidRDefault="00816267" w:rsidP="00816267">
                          <w:pPr>
                            <w:rPr>
                              <w:rFonts w:ascii="Arial" w:eastAsia="Arial" w:hAnsi="Arial" w:cs="Arial"/>
                              <w:noProof/>
                              <w:color w:val="000000"/>
                              <w:sz w:val="16"/>
                              <w:szCs w:val="16"/>
                            </w:rPr>
                          </w:pPr>
                          <w:r w:rsidRPr="00816267">
                            <w:rPr>
                              <w:rFonts w:ascii="Arial" w:eastAsia="Arial" w:hAnsi="Arial" w:cs="Arial"/>
                              <w:noProof/>
                              <w:color w:val="000000"/>
                              <w:sz w:val="16"/>
                              <w:szCs w:val="16"/>
                            </w:rPr>
                            <w:t>Information classification: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19650A9" id="_x0000_t202" coordsize="21600,21600" o:spt="202" path="m,l,21600r21600,l21600,xe">
              <v:stroke joinstyle="miter"/>
              <v:path gradientshapeok="t" o:connecttype="rect"/>
            </v:shapetype>
            <v:shape id="Text Box 43" o:spid="_x0000_s1030" type="#_x0000_t202" alt="Information classification: Internal" style="position:absolute;margin-left:87.55pt;margin-top:0;width:138.75pt;height:24.2pt;z-index:486479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" filled="f" stroked="f">
              <v:textbox style="mso-fit-shape-to-text:t" inset="0,15pt,20pt,0">
                <w:txbxContent>
                  <w:p w14:paraId="011A8334" w14:textId="71282459" w:rsidR="00816267" w:rsidRPr="00816267" w:rsidRDefault="00816267" w:rsidP="00816267">
                    <w:pPr>
                      <w:rPr>
                        <w:rFonts w:ascii="Arial" w:eastAsia="Arial" w:hAnsi="Arial" w:cs="Arial"/>
                        <w:noProof/>
                        <w:color w:val="000000"/>
                        <w:sz w:val="16"/>
                        <w:szCs w:val="16"/>
                      </w:rPr>
                    </w:pPr>
                    <w:r w:rsidRPr="00816267">
                      <w:rPr>
                        <w:rFonts w:ascii="Arial" w:eastAsia="Arial" w:hAnsi="Arial" w:cs="Arial"/>
                        <w:noProof/>
                        <w:color w:val="000000"/>
                        <w:sz w:val="16"/>
                        <w:szCs w:val="16"/>
                      </w:rPr>
                      <w:t>Information classification: 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FC14B" w14:textId="1B5A13B2" w:rsidR="00DA51A5" w:rsidRDefault="00AB654C">
    <w:pPr>
      <w:pStyle w:val="BodyText"/>
      <w:spacing w:line="14" w:lineRule="auto"/>
    </w:pPr>
    <w:r>
      <w:rPr>
        <w:noProof/>
      </w:rPr>
      <w:drawing>
        <wp:anchor distT="0" distB="0" distL="0" distR="0" simplePos="0" relativeHeight="486474240" behindDoc="1" locked="0" layoutInCell="1" allowOverlap="1" wp14:anchorId="6F339776" wp14:editId="69B24C88">
          <wp:simplePos x="0" y="0"/>
          <wp:positionH relativeFrom="page">
            <wp:posOffset>914400</wp:posOffset>
          </wp:positionH>
          <wp:positionV relativeFrom="page">
            <wp:posOffset>457200</wp:posOffset>
          </wp:positionV>
          <wp:extent cx="1075055" cy="137087"/>
          <wp:effectExtent l="0" t="0" r="0" b="0"/>
          <wp:wrapNone/>
          <wp:docPr id="105303359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075055" cy="137087"/>
                  </a:xfrm>
                  <a:prstGeom prst="rect">
                    <a:avLst/>
                  </a:prstGeom>
                </pic:spPr>
              </pic:pic>
            </a:graphicData>
          </a:graphic>
        </wp:anchor>
      </w:drawing>
    </w:r>
    <w:r>
      <w:rPr>
        <w:noProof/>
      </w:rPr>
      <mc:AlternateContent>
        <mc:Choice Requires="wps">
          <w:drawing>
            <wp:anchor distT="0" distB="0" distL="0" distR="0" simplePos="0" relativeHeight="486474752" behindDoc="1" locked="0" layoutInCell="1" allowOverlap="1" wp14:anchorId="0FE9E05C" wp14:editId="1A50DABA">
              <wp:simplePos x="0" y="0"/>
              <wp:positionH relativeFrom="page">
                <wp:posOffset>896111</wp:posOffset>
              </wp:positionH>
              <wp:positionV relativeFrom="page">
                <wp:posOffset>633983</wp:posOffset>
              </wp:positionV>
              <wp:extent cx="5980430" cy="279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27940"/>
                      </a:xfrm>
                      <a:custGeom>
                        <a:avLst/>
                        <a:gdLst/>
                        <a:ahLst/>
                        <a:cxnLst/>
                        <a:rect l="l" t="t" r="r" b="b"/>
                        <a:pathLst>
                          <a:path w="5980430" h="27940">
                            <a:moveTo>
                              <a:pt x="5980176" y="0"/>
                            </a:moveTo>
                            <a:lnTo>
                              <a:pt x="0" y="0"/>
                            </a:lnTo>
                            <a:lnTo>
                              <a:pt x="0" y="27432"/>
                            </a:lnTo>
                            <a:lnTo>
                              <a:pt x="5980176" y="27432"/>
                            </a:lnTo>
                            <a:lnTo>
                              <a:pt x="5980176" y="0"/>
                            </a:lnTo>
                            <a:close/>
                          </a:path>
                        </a:pathLst>
                      </a:custGeom>
                      <a:solidFill>
                        <a:srgbClr val="000080"/>
                      </a:solidFill>
                    </wps:spPr>
                    <wps:bodyPr wrap="square" lIns="0" tIns="0" rIns="0" bIns="0" rtlCol="0">
                      <a:prstTxWarp prst="textNoShape">
                        <a:avLst/>
                      </a:prstTxWarp>
                      <a:noAutofit/>
                    </wps:bodyPr>
                  </wps:wsp>
                </a:graphicData>
              </a:graphic>
            </wp:anchor>
          </w:drawing>
        </mc:Choice>
        <mc:Fallback>
          <w:pict>
            <v:shape w14:anchorId="2B5EBBB5" id="Graphic 4" o:spid="_x0000_s1026" style="position:absolute;margin-left:70.55pt;margin-top:49.9pt;width:470.9pt;height:2.2pt;z-index:-16841728;visibility:visible;mso-wrap-style:square;mso-wrap-distance-left:0;mso-wrap-distance-top:0;mso-wrap-distance-right:0;mso-wrap-distance-bottom:0;mso-position-horizontal:absolute;mso-position-horizontal-relative:page;mso-position-vertical:absolute;mso-position-vertical-relative:page;v-text-anchor:top" coordsize="598043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" path="m5980176,l,,,27432r5980176,l5980176,xe" fillcolor="navy" stroked="f">
              <v:path arrowok="t"/>
              <w10:wrap anchorx="page" anchory="page"/>
            </v:shape>
          </w:pict>
        </mc:Fallback>
      </mc:AlternateContent>
    </w:r>
    <w:r>
      <w:rPr>
        <w:noProof/>
      </w:rPr>
      <mc:AlternateContent>
        <mc:Choice Requires="wps">
          <w:drawing>
            <wp:anchor distT="0" distB="0" distL="0" distR="0" simplePos="0" relativeHeight="486475264" behindDoc="1" locked="0" layoutInCell="1" allowOverlap="1" wp14:anchorId="2AE3D8FB" wp14:editId="0207CCA2">
              <wp:simplePos x="0" y="0"/>
              <wp:positionH relativeFrom="page">
                <wp:posOffset>4994734</wp:posOffset>
              </wp:positionH>
              <wp:positionV relativeFrom="page">
                <wp:posOffset>468261</wp:posOffset>
              </wp:positionV>
              <wp:extent cx="1875789" cy="1663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5789" cy="166370"/>
                      </a:xfrm>
                      <a:prstGeom prst="rect">
                        <a:avLst/>
                      </a:prstGeom>
                    </wps:spPr>
                    <wps:txbx>
                      <w:txbxContent>
                        <w:p w14:paraId="761AD896" w14:textId="0BFFF2E7" w:rsidR="00DA51A5" w:rsidRDefault="00AB654C">
                          <w:pPr>
                            <w:spacing w:before="22"/>
                            <w:ind w:left="20"/>
                            <w:rPr>
                              <w:sz w:val="18"/>
                            </w:rPr>
                          </w:pPr>
                          <w:r>
                            <w:rPr>
                              <w:sz w:val="18"/>
                            </w:rPr>
                            <w:t>Archer</w:t>
                          </w:r>
                          <w:r>
                            <w:rPr>
                              <w:spacing w:val="-8"/>
                              <w:sz w:val="18"/>
                            </w:rPr>
                            <w:t xml:space="preserve"> </w:t>
                          </w:r>
                          <w:r w:rsidR="00CD5FF4">
                            <w:rPr>
                              <w:sz w:val="18"/>
                            </w:rPr>
                            <w:t>Residency</w:t>
                          </w:r>
                          <w:r>
                            <w:rPr>
                              <w:spacing w:val="-8"/>
                              <w:sz w:val="18"/>
                            </w:rPr>
                            <w:t xml:space="preserve"> </w:t>
                          </w:r>
                          <w:r>
                            <w:rPr>
                              <w:spacing w:val="-2"/>
                              <w:sz w:val="18"/>
                            </w:rPr>
                            <w:t>Services</w:t>
                          </w:r>
                        </w:p>
                      </w:txbxContent>
                    </wps:txbx>
                    <wps:bodyPr wrap="square" lIns="0" tIns="0" rIns="0" bIns="0" rtlCol="0">
                      <a:noAutofit/>
                    </wps:bodyPr>
                  </wps:wsp>
                </a:graphicData>
              </a:graphic>
            </wp:anchor>
          </w:drawing>
        </mc:Choice>
        <mc:Fallback>
          <w:pict>
            <v:shapetype w14:anchorId="2AE3D8FB" id="_x0000_t202" coordsize="21600,21600" o:spt="202" path="m,l,21600r21600,l21600,xe">
              <v:stroke joinstyle="miter"/>
              <v:path gradientshapeok="t" o:connecttype="rect"/>
            </v:shapetype>
            <v:shape id="Textbox 5" o:spid="_x0000_s1032" type="#_x0000_t202" style="position:absolute;margin-left:393.3pt;margin-top:36.85pt;width:147.7pt;height:13.1pt;z-index:-1684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" filled="f" stroked="f">
              <v:textbox inset="0,0,0,0">
                <w:txbxContent>
                  <w:p w14:paraId="761AD896" w14:textId="0BFFF2E7" w:rsidR="00DA51A5" w:rsidRDefault="00AB654C">
                    <w:pPr>
                      <w:spacing w:before="22"/>
                      <w:ind w:left="20"/>
                      <w:rPr>
                        <w:sz w:val="18"/>
                      </w:rPr>
                    </w:pPr>
                    <w:r>
                      <w:rPr>
                        <w:sz w:val="18"/>
                      </w:rPr>
                      <w:t>Archer</w:t>
                    </w:r>
                    <w:r>
                      <w:rPr>
                        <w:spacing w:val="-8"/>
                        <w:sz w:val="18"/>
                      </w:rPr>
                      <w:t xml:space="preserve"> </w:t>
                    </w:r>
                    <w:r w:rsidR="00CD5FF4">
                      <w:rPr>
                        <w:sz w:val="18"/>
                      </w:rPr>
                      <w:t>Residency</w:t>
                    </w:r>
                    <w:r>
                      <w:rPr>
                        <w:spacing w:val="-8"/>
                        <w:sz w:val="18"/>
                      </w:rPr>
                      <w:t xml:space="preserve"> </w:t>
                    </w:r>
                    <w:r>
                      <w:rPr>
                        <w:spacing w:val="-2"/>
                        <w:sz w:val="18"/>
                      </w:rPr>
                      <w:t>Services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62DF"/>
    <w:multiLevelType w:val="hybridMultilevel"/>
    <w:tmpl w:val="9C70E708"/>
    <w:lvl w:ilvl="0" w:tplc="ABFECD9A">
      <w:numFmt w:val="bullet"/>
      <w:lvlText w:val=""/>
      <w:lvlJc w:val="left"/>
      <w:pPr>
        <w:ind w:left="753" w:hanging="360"/>
      </w:pPr>
      <w:rPr>
        <w:rFonts w:ascii="Symbol" w:eastAsia="Symbol" w:hAnsi="Symbol" w:cs="Symbol" w:hint="default"/>
        <w:b w:val="0"/>
        <w:bCs w:val="0"/>
        <w:i w:val="0"/>
        <w:iCs w:val="0"/>
        <w:spacing w:val="0"/>
        <w:w w:val="101"/>
        <w:sz w:val="18"/>
        <w:szCs w:val="18"/>
        <w:lang w:val="en-US" w:eastAsia="en-US" w:bidi="ar-SA"/>
      </w:rPr>
    </w:lvl>
    <w:lvl w:ilvl="1" w:tplc="18248880">
      <w:numFmt w:val="bullet"/>
      <w:lvlText w:val="•"/>
      <w:lvlJc w:val="left"/>
      <w:pPr>
        <w:ind w:left="1394" w:hanging="360"/>
      </w:pPr>
      <w:rPr>
        <w:rFonts w:hint="default"/>
        <w:lang w:val="en-US" w:eastAsia="en-US" w:bidi="ar-SA"/>
      </w:rPr>
    </w:lvl>
    <w:lvl w:ilvl="2" w:tplc="191EDB24">
      <w:numFmt w:val="bullet"/>
      <w:lvlText w:val="•"/>
      <w:lvlJc w:val="left"/>
      <w:pPr>
        <w:ind w:left="2029" w:hanging="360"/>
      </w:pPr>
      <w:rPr>
        <w:rFonts w:hint="default"/>
        <w:lang w:val="en-US" w:eastAsia="en-US" w:bidi="ar-SA"/>
      </w:rPr>
    </w:lvl>
    <w:lvl w:ilvl="3" w:tplc="ACE8B6B0">
      <w:numFmt w:val="bullet"/>
      <w:lvlText w:val="•"/>
      <w:lvlJc w:val="left"/>
      <w:pPr>
        <w:ind w:left="2664" w:hanging="360"/>
      </w:pPr>
      <w:rPr>
        <w:rFonts w:hint="default"/>
        <w:lang w:val="en-US" w:eastAsia="en-US" w:bidi="ar-SA"/>
      </w:rPr>
    </w:lvl>
    <w:lvl w:ilvl="4" w:tplc="37645310">
      <w:numFmt w:val="bullet"/>
      <w:lvlText w:val="•"/>
      <w:lvlJc w:val="left"/>
      <w:pPr>
        <w:ind w:left="3299" w:hanging="360"/>
      </w:pPr>
      <w:rPr>
        <w:rFonts w:hint="default"/>
        <w:lang w:val="en-US" w:eastAsia="en-US" w:bidi="ar-SA"/>
      </w:rPr>
    </w:lvl>
    <w:lvl w:ilvl="5" w:tplc="FB103C78">
      <w:numFmt w:val="bullet"/>
      <w:lvlText w:val="•"/>
      <w:lvlJc w:val="left"/>
      <w:pPr>
        <w:ind w:left="3934" w:hanging="360"/>
      </w:pPr>
      <w:rPr>
        <w:rFonts w:hint="default"/>
        <w:lang w:val="en-US" w:eastAsia="en-US" w:bidi="ar-SA"/>
      </w:rPr>
    </w:lvl>
    <w:lvl w:ilvl="6" w:tplc="5A225BE0">
      <w:numFmt w:val="bullet"/>
      <w:lvlText w:val="•"/>
      <w:lvlJc w:val="left"/>
      <w:pPr>
        <w:ind w:left="4569" w:hanging="360"/>
      </w:pPr>
      <w:rPr>
        <w:rFonts w:hint="default"/>
        <w:lang w:val="en-US" w:eastAsia="en-US" w:bidi="ar-SA"/>
      </w:rPr>
    </w:lvl>
    <w:lvl w:ilvl="7" w:tplc="294EE0B6">
      <w:numFmt w:val="bullet"/>
      <w:lvlText w:val="•"/>
      <w:lvlJc w:val="left"/>
      <w:pPr>
        <w:ind w:left="5204" w:hanging="360"/>
      </w:pPr>
      <w:rPr>
        <w:rFonts w:hint="default"/>
        <w:lang w:val="en-US" w:eastAsia="en-US" w:bidi="ar-SA"/>
      </w:rPr>
    </w:lvl>
    <w:lvl w:ilvl="8" w:tplc="463AB298">
      <w:numFmt w:val="bullet"/>
      <w:lvlText w:val="•"/>
      <w:lvlJc w:val="left"/>
      <w:pPr>
        <w:ind w:left="5839" w:hanging="360"/>
      </w:pPr>
      <w:rPr>
        <w:rFonts w:hint="default"/>
        <w:lang w:val="en-US" w:eastAsia="en-US" w:bidi="ar-SA"/>
      </w:rPr>
    </w:lvl>
  </w:abstractNum>
  <w:abstractNum w:abstractNumId="1" w15:restartNumberingAfterBreak="0">
    <w:nsid w:val="06D84DDD"/>
    <w:multiLevelType w:val="hybridMultilevel"/>
    <w:tmpl w:val="A210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B5DBD"/>
    <w:multiLevelType w:val="hybridMultilevel"/>
    <w:tmpl w:val="D8F48E38"/>
    <w:lvl w:ilvl="0" w:tplc="8E745A38">
      <w:numFmt w:val="bullet"/>
      <w:lvlText w:val=""/>
      <w:lvlJc w:val="left"/>
      <w:pPr>
        <w:ind w:left="825" w:hanging="360"/>
      </w:pPr>
      <w:rPr>
        <w:rFonts w:ascii="Symbol" w:eastAsia="Symbol" w:hAnsi="Symbol" w:cs="Symbol" w:hint="default"/>
        <w:b w:val="0"/>
        <w:bCs w:val="0"/>
        <w:i w:val="0"/>
        <w:iCs w:val="0"/>
        <w:spacing w:val="0"/>
        <w:w w:val="101"/>
        <w:sz w:val="18"/>
        <w:szCs w:val="18"/>
        <w:lang w:val="en-US" w:eastAsia="en-US" w:bidi="ar-SA"/>
      </w:rPr>
    </w:lvl>
    <w:lvl w:ilvl="1" w:tplc="AA2E29A6">
      <w:numFmt w:val="bullet"/>
      <w:lvlText w:val="•"/>
      <w:lvlJc w:val="left"/>
      <w:pPr>
        <w:ind w:left="1115" w:hanging="360"/>
      </w:pPr>
      <w:rPr>
        <w:rFonts w:hint="default"/>
        <w:lang w:val="en-US" w:eastAsia="en-US" w:bidi="ar-SA"/>
      </w:rPr>
    </w:lvl>
    <w:lvl w:ilvl="2" w:tplc="2CB43BFA">
      <w:numFmt w:val="bullet"/>
      <w:lvlText w:val="•"/>
      <w:lvlJc w:val="left"/>
      <w:pPr>
        <w:ind w:left="1410" w:hanging="360"/>
      </w:pPr>
      <w:rPr>
        <w:rFonts w:hint="default"/>
        <w:lang w:val="en-US" w:eastAsia="en-US" w:bidi="ar-SA"/>
      </w:rPr>
    </w:lvl>
    <w:lvl w:ilvl="3" w:tplc="78DC2986">
      <w:numFmt w:val="bullet"/>
      <w:lvlText w:val="•"/>
      <w:lvlJc w:val="left"/>
      <w:pPr>
        <w:ind w:left="1705" w:hanging="360"/>
      </w:pPr>
      <w:rPr>
        <w:rFonts w:hint="default"/>
        <w:lang w:val="en-US" w:eastAsia="en-US" w:bidi="ar-SA"/>
      </w:rPr>
    </w:lvl>
    <w:lvl w:ilvl="4" w:tplc="6446303E">
      <w:numFmt w:val="bullet"/>
      <w:lvlText w:val="•"/>
      <w:lvlJc w:val="left"/>
      <w:pPr>
        <w:ind w:left="2001" w:hanging="360"/>
      </w:pPr>
      <w:rPr>
        <w:rFonts w:hint="default"/>
        <w:lang w:val="en-US" w:eastAsia="en-US" w:bidi="ar-SA"/>
      </w:rPr>
    </w:lvl>
    <w:lvl w:ilvl="5" w:tplc="029EAAA6">
      <w:numFmt w:val="bullet"/>
      <w:lvlText w:val="•"/>
      <w:lvlJc w:val="left"/>
      <w:pPr>
        <w:ind w:left="2296" w:hanging="360"/>
      </w:pPr>
      <w:rPr>
        <w:rFonts w:hint="default"/>
        <w:lang w:val="en-US" w:eastAsia="en-US" w:bidi="ar-SA"/>
      </w:rPr>
    </w:lvl>
    <w:lvl w:ilvl="6" w:tplc="5322B8B8">
      <w:numFmt w:val="bullet"/>
      <w:lvlText w:val="•"/>
      <w:lvlJc w:val="left"/>
      <w:pPr>
        <w:ind w:left="2591" w:hanging="360"/>
      </w:pPr>
      <w:rPr>
        <w:rFonts w:hint="default"/>
        <w:lang w:val="en-US" w:eastAsia="en-US" w:bidi="ar-SA"/>
      </w:rPr>
    </w:lvl>
    <w:lvl w:ilvl="7" w:tplc="12CA3DA8">
      <w:numFmt w:val="bullet"/>
      <w:lvlText w:val="•"/>
      <w:lvlJc w:val="left"/>
      <w:pPr>
        <w:ind w:left="2887" w:hanging="360"/>
      </w:pPr>
      <w:rPr>
        <w:rFonts w:hint="default"/>
        <w:lang w:val="en-US" w:eastAsia="en-US" w:bidi="ar-SA"/>
      </w:rPr>
    </w:lvl>
    <w:lvl w:ilvl="8" w:tplc="A0E059C6">
      <w:numFmt w:val="bullet"/>
      <w:lvlText w:val="•"/>
      <w:lvlJc w:val="left"/>
      <w:pPr>
        <w:ind w:left="3182" w:hanging="360"/>
      </w:pPr>
      <w:rPr>
        <w:rFonts w:hint="default"/>
        <w:lang w:val="en-US" w:eastAsia="en-US" w:bidi="ar-SA"/>
      </w:rPr>
    </w:lvl>
  </w:abstractNum>
  <w:abstractNum w:abstractNumId="3" w15:restartNumberingAfterBreak="0">
    <w:nsid w:val="0A811576"/>
    <w:multiLevelType w:val="hybridMultilevel"/>
    <w:tmpl w:val="1F9E39A0"/>
    <w:lvl w:ilvl="0" w:tplc="328A524A">
      <w:numFmt w:val="bullet"/>
      <w:lvlText w:val=""/>
      <w:lvlJc w:val="left"/>
      <w:pPr>
        <w:ind w:left="825" w:hanging="360"/>
      </w:pPr>
      <w:rPr>
        <w:rFonts w:ascii="Symbol" w:eastAsia="Symbol" w:hAnsi="Symbol" w:cs="Symbol" w:hint="default"/>
        <w:b w:val="0"/>
        <w:bCs w:val="0"/>
        <w:i w:val="0"/>
        <w:iCs w:val="0"/>
        <w:spacing w:val="0"/>
        <w:w w:val="101"/>
        <w:sz w:val="18"/>
        <w:szCs w:val="18"/>
        <w:lang w:val="en-US" w:eastAsia="en-US" w:bidi="ar-SA"/>
      </w:rPr>
    </w:lvl>
    <w:lvl w:ilvl="1" w:tplc="3DE60418">
      <w:numFmt w:val="bullet"/>
      <w:lvlText w:val="•"/>
      <w:lvlJc w:val="left"/>
      <w:pPr>
        <w:ind w:left="1119" w:hanging="360"/>
      </w:pPr>
      <w:rPr>
        <w:rFonts w:hint="default"/>
        <w:lang w:val="en-US" w:eastAsia="en-US" w:bidi="ar-SA"/>
      </w:rPr>
    </w:lvl>
    <w:lvl w:ilvl="2" w:tplc="455A0A28">
      <w:numFmt w:val="bullet"/>
      <w:lvlText w:val="•"/>
      <w:lvlJc w:val="left"/>
      <w:pPr>
        <w:ind w:left="1419" w:hanging="360"/>
      </w:pPr>
      <w:rPr>
        <w:rFonts w:hint="default"/>
        <w:lang w:val="en-US" w:eastAsia="en-US" w:bidi="ar-SA"/>
      </w:rPr>
    </w:lvl>
    <w:lvl w:ilvl="3" w:tplc="E4A2C9B0">
      <w:numFmt w:val="bullet"/>
      <w:lvlText w:val="•"/>
      <w:lvlJc w:val="left"/>
      <w:pPr>
        <w:ind w:left="1718" w:hanging="360"/>
      </w:pPr>
      <w:rPr>
        <w:rFonts w:hint="default"/>
        <w:lang w:val="en-US" w:eastAsia="en-US" w:bidi="ar-SA"/>
      </w:rPr>
    </w:lvl>
    <w:lvl w:ilvl="4" w:tplc="1AA21BE8">
      <w:numFmt w:val="bullet"/>
      <w:lvlText w:val="•"/>
      <w:lvlJc w:val="left"/>
      <w:pPr>
        <w:ind w:left="2018" w:hanging="360"/>
      </w:pPr>
      <w:rPr>
        <w:rFonts w:hint="default"/>
        <w:lang w:val="en-US" w:eastAsia="en-US" w:bidi="ar-SA"/>
      </w:rPr>
    </w:lvl>
    <w:lvl w:ilvl="5" w:tplc="D49609A6">
      <w:numFmt w:val="bullet"/>
      <w:lvlText w:val="•"/>
      <w:lvlJc w:val="left"/>
      <w:pPr>
        <w:ind w:left="2318" w:hanging="360"/>
      </w:pPr>
      <w:rPr>
        <w:rFonts w:hint="default"/>
        <w:lang w:val="en-US" w:eastAsia="en-US" w:bidi="ar-SA"/>
      </w:rPr>
    </w:lvl>
    <w:lvl w:ilvl="6" w:tplc="9E50EB60">
      <w:numFmt w:val="bullet"/>
      <w:lvlText w:val="•"/>
      <w:lvlJc w:val="left"/>
      <w:pPr>
        <w:ind w:left="2617" w:hanging="360"/>
      </w:pPr>
      <w:rPr>
        <w:rFonts w:hint="default"/>
        <w:lang w:val="en-US" w:eastAsia="en-US" w:bidi="ar-SA"/>
      </w:rPr>
    </w:lvl>
    <w:lvl w:ilvl="7" w:tplc="5EBCEA66">
      <w:numFmt w:val="bullet"/>
      <w:lvlText w:val="•"/>
      <w:lvlJc w:val="left"/>
      <w:pPr>
        <w:ind w:left="2917" w:hanging="360"/>
      </w:pPr>
      <w:rPr>
        <w:rFonts w:hint="default"/>
        <w:lang w:val="en-US" w:eastAsia="en-US" w:bidi="ar-SA"/>
      </w:rPr>
    </w:lvl>
    <w:lvl w:ilvl="8" w:tplc="D8C6A740">
      <w:numFmt w:val="bullet"/>
      <w:lvlText w:val="•"/>
      <w:lvlJc w:val="left"/>
      <w:pPr>
        <w:ind w:left="3216" w:hanging="360"/>
      </w:pPr>
      <w:rPr>
        <w:rFonts w:hint="default"/>
        <w:lang w:val="en-US" w:eastAsia="en-US" w:bidi="ar-SA"/>
      </w:rPr>
    </w:lvl>
  </w:abstractNum>
  <w:abstractNum w:abstractNumId="4" w15:restartNumberingAfterBreak="0">
    <w:nsid w:val="0BA97CFE"/>
    <w:multiLevelType w:val="hybridMultilevel"/>
    <w:tmpl w:val="AD981D72"/>
    <w:lvl w:ilvl="0" w:tplc="D99E2746">
      <w:start w:val="1"/>
      <w:numFmt w:val="bullet"/>
      <w:pStyle w:val="ListBullet"/>
      <w:lvlText w:val=""/>
      <w:lvlJc w:val="left"/>
      <w:pPr>
        <w:ind w:left="720" w:hanging="360"/>
      </w:pPr>
      <w:rPr>
        <w:rFonts w:ascii="Symbol" w:hAnsi="Symbol" w:hint="default"/>
      </w:rPr>
    </w:lvl>
    <w:lvl w:ilvl="1" w:tplc="070CB8BC" w:tentative="1">
      <w:start w:val="1"/>
      <w:numFmt w:val="bullet"/>
      <w:lvlText w:val="o"/>
      <w:lvlJc w:val="left"/>
      <w:pPr>
        <w:ind w:left="1440" w:hanging="360"/>
      </w:pPr>
      <w:rPr>
        <w:rFonts w:ascii="Courier New" w:hAnsi="Courier New" w:cs="Courier New" w:hint="default"/>
      </w:rPr>
    </w:lvl>
    <w:lvl w:ilvl="2" w:tplc="7DBAB33C" w:tentative="1">
      <w:start w:val="1"/>
      <w:numFmt w:val="bullet"/>
      <w:lvlText w:val=""/>
      <w:lvlJc w:val="left"/>
      <w:pPr>
        <w:ind w:left="2160" w:hanging="360"/>
      </w:pPr>
      <w:rPr>
        <w:rFonts w:ascii="Wingdings" w:hAnsi="Wingdings" w:hint="default"/>
      </w:rPr>
    </w:lvl>
    <w:lvl w:ilvl="3" w:tplc="787A7E74" w:tentative="1">
      <w:start w:val="1"/>
      <w:numFmt w:val="bullet"/>
      <w:lvlText w:val=""/>
      <w:lvlJc w:val="left"/>
      <w:pPr>
        <w:ind w:left="2880" w:hanging="360"/>
      </w:pPr>
      <w:rPr>
        <w:rFonts w:ascii="Symbol" w:hAnsi="Symbol" w:hint="default"/>
      </w:rPr>
    </w:lvl>
    <w:lvl w:ilvl="4" w:tplc="960CEA3C" w:tentative="1">
      <w:start w:val="1"/>
      <w:numFmt w:val="bullet"/>
      <w:lvlText w:val="o"/>
      <w:lvlJc w:val="left"/>
      <w:pPr>
        <w:ind w:left="3600" w:hanging="360"/>
      </w:pPr>
      <w:rPr>
        <w:rFonts w:ascii="Courier New" w:hAnsi="Courier New" w:cs="Courier New" w:hint="default"/>
      </w:rPr>
    </w:lvl>
    <w:lvl w:ilvl="5" w:tplc="7EB09D3A" w:tentative="1">
      <w:start w:val="1"/>
      <w:numFmt w:val="bullet"/>
      <w:lvlText w:val=""/>
      <w:lvlJc w:val="left"/>
      <w:pPr>
        <w:ind w:left="4320" w:hanging="360"/>
      </w:pPr>
      <w:rPr>
        <w:rFonts w:ascii="Wingdings" w:hAnsi="Wingdings" w:hint="default"/>
      </w:rPr>
    </w:lvl>
    <w:lvl w:ilvl="6" w:tplc="53C6290C" w:tentative="1">
      <w:start w:val="1"/>
      <w:numFmt w:val="bullet"/>
      <w:lvlText w:val=""/>
      <w:lvlJc w:val="left"/>
      <w:pPr>
        <w:ind w:left="5040" w:hanging="360"/>
      </w:pPr>
      <w:rPr>
        <w:rFonts w:ascii="Symbol" w:hAnsi="Symbol" w:hint="default"/>
      </w:rPr>
    </w:lvl>
    <w:lvl w:ilvl="7" w:tplc="11E87656" w:tentative="1">
      <w:start w:val="1"/>
      <w:numFmt w:val="bullet"/>
      <w:lvlText w:val="o"/>
      <w:lvlJc w:val="left"/>
      <w:pPr>
        <w:ind w:left="5760" w:hanging="360"/>
      </w:pPr>
      <w:rPr>
        <w:rFonts w:ascii="Courier New" w:hAnsi="Courier New" w:cs="Courier New" w:hint="default"/>
      </w:rPr>
    </w:lvl>
    <w:lvl w:ilvl="8" w:tplc="279C0464" w:tentative="1">
      <w:start w:val="1"/>
      <w:numFmt w:val="bullet"/>
      <w:lvlText w:val=""/>
      <w:lvlJc w:val="left"/>
      <w:pPr>
        <w:ind w:left="6480" w:hanging="360"/>
      </w:pPr>
      <w:rPr>
        <w:rFonts w:ascii="Wingdings" w:hAnsi="Wingdings" w:hint="default"/>
      </w:rPr>
    </w:lvl>
  </w:abstractNum>
  <w:abstractNum w:abstractNumId="5" w15:restartNumberingAfterBreak="0">
    <w:nsid w:val="0C821AC7"/>
    <w:multiLevelType w:val="hybridMultilevel"/>
    <w:tmpl w:val="04CC8280"/>
    <w:lvl w:ilvl="0" w:tplc="CAAE2566">
      <w:numFmt w:val="bullet"/>
      <w:lvlText w:val=""/>
      <w:lvlJc w:val="left"/>
      <w:pPr>
        <w:ind w:left="839" w:hanging="360"/>
      </w:pPr>
      <w:rPr>
        <w:rFonts w:ascii="Symbol" w:eastAsia="Symbol" w:hAnsi="Symbol" w:cs="Symbol" w:hint="default"/>
        <w:b w:val="0"/>
        <w:bCs w:val="0"/>
        <w:i w:val="0"/>
        <w:iCs w:val="0"/>
        <w:spacing w:val="0"/>
        <w:w w:val="101"/>
        <w:sz w:val="18"/>
        <w:szCs w:val="18"/>
        <w:lang w:val="en-US" w:eastAsia="en-US" w:bidi="ar-SA"/>
      </w:rPr>
    </w:lvl>
    <w:lvl w:ilvl="1" w:tplc="048CB07E">
      <w:numFmt w:val="bullet"/>
      <w:lvlText w:val="•"/>
      <w:lvlJc w:val="left"/>
      <w:pPr>
        <w:ind w:left="1209" w:hanging="360"/>
      </w:pPr>
      <w:rPr>
        <w:rFonts w:hint="default"/>
        <w:lang w:val="en-US" w:eastAsia="en-US" w:bidi="ar-SA"/>
      </w:rPr>
    </w:lvl>
    <w:lvl w:ilvl="2" w:tplc="41D860BA">
      <w:numFmt w:val="bullet"/>
      <w:lvlText w:val="•"/>
      <w:lvlJc w:val="left"/>
      <w:pPr>
        <w:ind w:left="1578" w:hanging="360"/>
      </w:pPr>
      <w:rPr>
        <w:rFonts w:hint="default"/>
        <w:lang w:val="en-US" w:eastAsia="en-US" w:bidi="ar-SA"/>
      </w:rPr>
    </w:lvl>
    <w:lvl w:ilvl="3" w:tplc="2FB8FE68">
      <w:numFmt w:val="bullet"/>
      <w:lvlText w:val="•"/>
      <w:lvlJc w:val="left"/>
      <w:pPr>
        <w:ind w:left="1947" w:hanging="360"/>
      </w:pPr>
      <w:rPr>
        <w:rFonts w:hint="default"/>
        <w:lang w:val="en-US" w:eastAsia="en-US" w:bidi="ar-SA"/>
      </w:rPr>
    </w:lvl>
    <w:lvl w:ilvl="4" w:tplc="8A204D5A">
      <w:numFmt w:val="bullet"/>
      <w:lvlText w:val="•"/>
      <w:lvlJc w:val="left"/>
      <w:pPr>
        <w:ind w:left="2316" w:hanging="360"/>
      </w:pPr>
      <w:rPr>
        <w:rFonts w:hint="default"/>
        <w:lang w:val="en-US" w:eastAsia="en-US" w:bidi="ar-SA"/>
      </w:rPr>
    </w:lvl>
    <w:lvl w:ilvl="5" w:tplc="D2C682F2">
      <w:numFmt w:val="bullet"/>
      <w:lvlText w:val="•"/>
      <w:lvlJc w:val="left"/>
      <w:pPr>
        <w:ind w:left="2685" w:hanging="360"/>
      </w:pPr>
      <w:rPr>
        <w:rFonts w:hint="default"/>
        <w:lang w:val="en-US" w:eastAsia="en-US" w:bidi="ar-SA"/>
      </w:rPr>
    </w:lvl>
    <w:lvl w:ilvl="6" w:tplc="F0C44F42">
      <w:numFmt w:val="bullet"/>
      <w:lvlText w:val="•"/>
      <w:lvlJc w:val="left"/>
      <w:pPr>
        <w:ind w:left="3054" w:hanging="360"/>
      </w:pPr>
      <w:rPr>
        <w:rFonts w:hint="default"/>
        <w:lang w:val="en-US" w:eastAsia="en-US" w:bidi="ar-SA"/>
      </w:rPr>
    </w:lvl>
    <w:lvl w:ilvl="7" w:tplc="1D3E17C8">
      <w:numFmt w:val="bullet"/>
      <w:lvlText w:val="•"/>
      <w:lvlJc w:val="left"/>
      <w:pPr>
        <w:ind w:left="3423" w:hanging="360"/>
      </w:pPr>
      <w:rPr>
        <w:rFonts w:hint="default"/>
        <w:lang w:val="en-US" w:eastAsia="en-US" w:bidi="ar-SA"/>
      </w:rPr>
    </w:lvl>
    <w:lvl w:ilvl="8" w:tplc="A5183C0C">
      <w:numFmt w:val="bullet"/>
      <w:lvlText w:val="•"/>
      <w:lvlJc w:val="left"/>
      <w:pPr>
        <w:ind w:left="3792" w:hanging="360"/>
      </w:pPr>
      <w:rPr>
        <w:rFonts w:hint="default"/>
        <w:lang w:val="en-US" w:eastAsia="en-US" w:bidi="ar-SA"/>
      </w:rPr>
    </w:lvl>
  </w:abstractNum>
  <w:abstractNum w:abstractNumId="6" w15:restartNumberingAfterBreak="0">
    <w:nsid w:val="0CE679B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31F4AE0"/>
    <w:multiLevelType w:val="hybridMultilevel"/>
    <w:tmpl w:val="8DB24ACA"/>
    <w:lvl w:ilvl="0" w:tplc="A2CE3E8A">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8C0AECB8">
      <w:numFmt w:val="bullet"/>
      <w:lvlText w:val="•"/>
      <w:lvlJc w:val="left"/>
      <w:pPr>
        <w:ind w:left="2052" w:hanging="360"/>
      </w:pPr>
      <w:rPr>
        <w:rFonts w:hint="default"/>
        <w:lang w:val="en-US" w:eastAsia="en-US" w:bidi="ar-SA"/>
      </w:rPr>
    </w:lvl>
    <w:lvl w:ilvl="2" w:tplc="E9620A34">
      <w:numFmt w:val="bullet"/>
      <w:lvlText w:val="•"/>
      <w:lvlJc w:val="left"/>
      <w:pPr>
        <w:ind w:left="3024" w:hanging="360"/>
      </w:pPr>
      <w:rPr>
        <w:rFonts w:hint="default"/>
        <w:lang w:val="en-US" w:eastAsia="en-US" w:bidi="ar-SA"/>
      </w:rPr>
    </w:lvl>
    <w:lvl w:ilvl="3" w:tplc="B42A30CA">
      <w:numFmt w:val="bullet"/>
      <w:lvlText w:val="•"/>
      <w:lvlJc w:val="left"/>
      <w:pPr>
        <w:ind w:left="3996" w:hanging="360"/>
      </w:pPr>
      <w:rPr>
        <w:rFonts w:hint="default"/>
        <w:lang w:val="en-US" w:eastAsia="en-US" w:bidi="ar-SA"/>
      </w:rPr>
    </w:lvl>
    <w:lvl w:ilvl="4" w:tplc="1F84941A">
      <w:numFmt w:val="bullet"/>
      <w:lvlText w:val="•"/>
      <w:lvlJc w:val="left"/>
      <w:pPr>
        <w:ind w:left="4968" w:hanging="360"/>
      </w:pPr>
      <w:rPr>
        <w:rFonts w:hint="default"/>
        <w:lang w:val="en-US" w:eastAsia="en-US" w:bidi="ar-SA"/>
      </w:rPr>
    </w:lvl>
    <w:lvl w:ilvl="5" w:tplc="21F89016">
      <w:numFmt w:val="bullet"/>
      <w:lvlText w:val="•"/>
      <w:lvlJc w:val="left"/>
      <w:pPr>
        <w:ind w:left="5940" w:hanging="360"/>
      </w:pPr>
      <w:rPr>
        <w:rFonts w:hint="default"/>
        <w:lang w:val="en-US" w:eastAsia="en-US" w:bidi="ar-SA"/>
      </w:rPr>
    </w:lvl>
    <w:lvl w:ilvl="6" w:tplc="23189B78">
      <w:numFmt w:val="bullet"/>
      <w:lvlText w:val="•"/>
      <w:lvlJc w:val="left"/>
      <w:pPr>
        <w:ind w:left="6912" w:hanging="360"/>
      </w:pPr>
      <w:rPr>
        <w:rFonts w:hint="default"/>
        <w:lang w:val="en-US" w:eastAsia="en-US" w:bidi="ar-SA"/>
      </w:rPr>
    </w:lvl>
    <w:lvl w:ilvl="7" w:tplc="BAB8A3C8">
      <w:numFmt w:val="bullet"/>
      <w:lvlText w:val="•"/>
      <w:lvlJc w:val="left"/>
      <w:pPr>
        <w:ind w:left="7884" w:hanging="360"/>
      </w:pPr>
      <w:rPr>
        <w:rFonts w:hint="default"/>
        <w:lang w:val="en-US" w:eastAsia="en-US" w:bidi="ar-SA"/>
      </w:rPr>
    </w:lvl>
    <w:lvl w:ilvl="8" w:tplc="D95EA258">
      <w:numFmt w:val="bullet"/>
      <w:lvlText w:val="•"/>
      <w:lvlJc w:val="left"/>
      <w:pPr>
        <w:ind w:left="8856" w:hanging="360"/>
      </w:pPr>
      <w:rPr>
        <w:rFonts w:hint="default"/>
        <w:lang w:val="en-US" w:eastAsia="en-US" w:bidi="ar-SA"/>
      </w:rPr>
    </w:lvl>
  </w:abstractNum>
  <w:abstractNum w:abstractNumId="8" w15:restartNumberingAfterBreak="0">
    <w:nsid w:val="15010B54"/>
    <w:multiLevelType w:val="hybridMultilevel"/>
    <w:tmpl w:val="A6660524"/>
    <w:lvl w:ilvl="0" w:tplc="7052591A">
      <w:numFmt w:val="bullet"/>
      <w:lvlText w:val=""/>
      <w:lvlJc w:val="left"/>
      <w:pPr>
        <w:ind w:left="825" w:hanging="360"/>
      </w:pPr>
      <w:rPr>
        <w:rFonts w:ascii="Symbol" w:eastAsia="Symbol" w:hAnsi="Symbol" w:cs="Symbol" w:hint="default"/>
        <w:b w:val="0"/>
        <w:bCs w:val="0"/>
        <w:i w:val="0"/>
        <w:iCs w:val="0"/>
        <w:spacing w:val="0"/>
        <w:w w:val="101"/>
        <w:sz w:val="18"/>
        <w:szCs w:val="18"/>
        <w:lang w:val="en-US" w:eastAsia="en-US" w:bidi="ar-SA"/>
      </w:rPr>
    </w:lvl>
    <w:lvl w:ilvl="1" w:tplc="BFCEEE6A">
      <w:numFmt w:val="bullet"/>
      <w:lvlText w:val="•"/>
      <w:lvlJc w:val="left"/>
      <w:pPr>
        <w:ind w:left="1129" w:hanging="360"/>
      </w:pPr>
      <w:rPr>
        <w:rFonts w:hint="default"/>
        <w:lang w:val="en-US" w:eastAsia="en-US" w:bidi="ar-SA"/>
      </w:rPr>
    </w:lvl>
    <w:lvl w:ilvl="2" w:tplc="EC96FEB6">
      <w:numFmt w:val="bullet"/>
      <w:lvlText w:val="•"/>
      <w:lvlJc w:val="left"/>
      <w:pPr>
        <w:ind w:left="1438" w:hanging="360"/>
      </w:pPr>
      <w:rPr>
        <w:rFonts w:hint="default"/>
        <w:lang w:val="en-US" w:eastAsia="en-US" w:bidi="ar-SA"/>
      </w:rPr>
    </w:lvl>
    <w:lvl w:ilvl="3" w:tplc="3B50BCE8">
      <w:numFmt w:val="bullet"/>
      <w:lvlText w:val="•"/>
      <w:lvlJc w:val="left"/>
      <w:pPr>
        <w:ind w:left="1747" w:hanging="360"/>
      </w:pPr>
      <w:rPr>
        <w:rFonts w:hint="default"/>
        <w:lang w:val="en-US" w:eastAsia="en-US" w:bidi="ar-SA"/>
      </w:rPr>
    </w:lvl>
    <w:lvl w:ilvl="4" w:tplc="ACBADCBC">
      <w:numFmt w:val="bullet"/>
      <w:lvlText w:val="•"/>
      <w:lvlJc w:val="left"/>
      <w:pPr>
        <w:ind w:left="2056" w:hanging="360"/>
      </w:pPr>
      <w:rPr>
        <w:rFonts w:hint="default"/>
        <w:lang w:val="en-US" w:eastAsia="en-US" w:bidi="ar-SA"/>
      </w:rPr>
    </w:lvl>
    <w:lvl w:ilvl="5" w:tplc="D5747C8E">
      <w:numFmt w:val="bullet"/>
      <w:lvlText w:val="•"/>
      <w:lvlJc w:val="left"/>
      <w:pPr>
        <w:ind w:left="2366" w:hanging="360"/>
      </w:pPr>
      <w:rPr>
        <w:rFonts w:hint="default"/>
        <w:lang w:val="en-US" w:eastAsia="en-US" w:bidi="ar-SA"/>
      </w:rPr>
    </w:lvl>
    <w:lvl w:ilvl="6" w:tplc="B04E33A2">
      <w:numFmt w:val="bullet"/>
      <w:lvlText w:val="•"/>
      <w:lvlJc w:val="left"/>
      <w:pPr>
        <w:ind w:left="2675" w:hanging="360"/>
      </w:pPr>
      <w:rPr>
        <w:rFonts w:hint="default"/>
        <w:lang w:val="en-US" w:eastAsia="en-US" w:bidi="ar-SA"/>
      </w:rPr>
    </w:lvl>
    <w:lvl w:ilvl="7" w:tplc="2DE06EDA">
      <w:numFmt w:val="bullet"/>
      <w:lvlText w:val="•"/>
      <w:lvlJc w:val="left"/>
      <w:pPr>
        <w:ind w:left="2984" w:hanging="360"/>
      </w:pPr>
      <w:rPr>
        <w:rFonts w:hint="default"/>
        <w:lang w:val="en-US" w:eastAsia="en-US" w:bidi="ar-SA"/>
      </w:rPr>
    </w:lvl>
    <w:lvl w:ilvl="8" w:tplc="00421A92">
      <w:numFmt w:val="bullet"/>
      <w:lvlText w:val="•"/>
      <w:lvlJc w:val="left"/>
      <w:pPr>
        <w:ind w:left="3293" w:hanging="360"/>
      </w:pPr>
      <w:rPr>
        <w:rFonts w:hint="default"/>
        <w:lang w:val="en-US" w:eastAsia="en-US" w:bidi="ar-SA"/>
      </w:rPr>
    </w:lvl>
  </w:abstractNum>
  <w:abstractNum w:abstractNumId="9" w15:restartNumberingAfterBreak="0">
    <w:nsid w:val="1D144486"/>
    <w:multiLevelType w:val="hybridMultilevel"/>
    <w:tmpl w:val="1EF4C652"/>
    <w:lvl w:ilvl="0" w:tplc="C37E3430">
      <w:numFmt w:val="bullet"/>
      <w:lvlText w:val=""/>
      <w:lvlJc w:val="left"/>
      <w:pPr>
        <w:ind w:left="838" w:hanging="360"/>
      </w:pPr>
      <w:rPr>
        <w:rFonts w:ascii="Symbol" w:eastAsia="Symbol" w:hAnsi="Symbol" w:cs="Symbol" w:hint="default"/>
        <w:b w:val="0"/>
        <w:bCs w:val="0"/>
        <w:i w:val="0"/>
        <w:iCs w:val="0"/>
        <w:spacing w:val="0"/>
        <w:w w:val="101"/>
        <w:sz w:val="18"/>
        <w:szCs w:val="18"/>
        <w:lang w:val="en-US" w:eastAsia="en-US" w:bidi="ar-SA"/>
      </w:rPr>
    </w:lvl>
    <w:lvl w:ilvl="1" w:tplc="777E76D2">
      <w:numFmt w:val="bullet"/>
      <w:lvlText w:val="•"/>
      <w:lvlJc w:val="left"/>
      <w:pPr>
        <w:ind w:left="1414" w:hanging="360"/>
      </w:pPr>
      <w:rPr>
        <w:rFonts w:hint="default"/>
        <w:lang w:val="en-US" w:eastAsia="en-US" w:bidi="ar-SA"/>
      </w:rPr>
    </w:lvl>
    <w:lvl w:ilvl="2" w:tplc="F44CB824">
      <w:numFmt w:val="bullet"/>
      <w:lvlText w:val="•"/>
      <w:lvlJc w:val="left"/>
      <w:pPr>
        <w:ind w:left="1988" w:hanging="360"/>
      </w:pPr>
      <w:rPr>
        <w:rFonts w:hint="default"/>
        <w:lang w:val="en-US" w:eastAsia="en-US" w:bidi="ar-SA"/>
      </w:rPr>
    </w:lvl>
    <w:lvl w:ilvl="3" w:tplc="B5FE73B6">
      <w:numFmt w:val="bullet"/>
      <w:lvlText w:val="•"/>
      <w:lvlJc w:val="left"/>
      <w:pPr>
        <w:ind w:left="2562" w:hanging="360"/>
      </w:pPr>
      <w:rPr>
        <w:rFonts w:hint="default"/>
        <w:lang w:val="en-US" w:eastAsia="en-US" w:bidi="ar-SA"/>
      </w:rPr>
    </w:lvl>
    <w:lvl w:ilvl="4" w:tplc="8D28A324">
      <w:numFmt w:val="bullet"/>
      <w:lvlText w:val="•"/>
      <w:lvlJc w:val="left"/>
      <w:pPr>
        <w:ind w:left="3136" w:hanging="360"/>
      </w:pPr>
      <w:rPr>
        <w:rFonts w:hint="default"/>
        <w:lang w:val="en-US" w:eastAsia="en-US" w:bidi="ar-SA"/>
      </w:rPr>
    </w:lvl>
    <w:lvl w:ilvl="5" w:tplc="1294235A">
      <w:numFmt w:val="bullet"/>
      <w:lvlText w:val="•"/>
      <w:lvlJc w:val="left"/>
      <w:pPr>
        <w:ind w:left="3710" w:hanging="360"/>
      </w:pPr>
      <w:rPr>
        <w:rFonts w:hint="default"/>
        <w:lang w:val="en-US" w:eastAsia="en-US" w:bidi="ar-SA"/>
      </w:rPr>
    </w:lvl>
    <w:lvl w:ilvl="6" w:tplc="B8D4368A">
      <w:numFmt w:val="bullet"/>
      <w:lvlText w:val="•"/>
      <w:lvlJc w:val="left"/>
      <w:pPr>
        <w:ind w:left="4284" w:hanging="360"/>
      </w:pPr>
      <w:rPr>
        <w:rFonts w:hint="default"/>
        <w:lang w:val="en-US" w:eastAsia="en-US" w:bidi="ar-SA"/>
      </w:rPr>
    </w:lvl>
    <w:lvl w:ilvl="7" w:tplc="CBB206F2">
      <w:numFmt w:val="bullet"/>
      <w:lvlText w:val="•"/>
      <w:lvlJc w:val="left"/>
      <w:pPr>
        <w:ind w:left="4858" w:hanging="360"/>
      </w:pPr>
      <w:rPr>
        <w:rFonts w:hint="default"/>
        <w:lang w:val="en-US" w:eastAsia="en-US" w:bidi="ar-SA"/>
      </w:rPr>
    </w:lvl>
    <w:lvl w:ilvl="8" w:tplc="BF3E24D4">
      <w:numFmt w:val="bullet"/>
      <w:lvlText w:val="•"/>
      <w:lvlJc w:val="left"/>
      <w:pPr>
        <w:ind w:left="5432" w:hanging="360"/>
      </w:pPr>
      <w:rPr>
        <w:rFonts w:hint="default"/>
        <w:lang w:val="en-US" w:eastAsia="en-US" w:bidi="ar-SA"/>
      </w:rPr>
    </w:lvl>
  </w:abstractNum>
  <w:abstractNum w:abstractNumId="10" w15:restartNumberingAfterBreak="0">
    <w:nsid w:val="24E067EC"/>
    <w:multiLevelType w:val="hybridMultilevel"/>
    <w:tmpl w:val="146820D0"/>
    <w:lvl w:ilvl="0" w:tplc="53987D88">
      <w:numFmt w:val="bullet"/>
      <w:lvlText w:val=""/>
      <w:lvlJc w:val="left"/>
      <w:pPr>
        <w:ind w:left="532" w:hanging="360"/>
      </w:pPr>
      <w:rPr>
        <w:rFonts w:ascii="Symbol" w:eastAsia="Symbol" w:hAnsi="Symbol" w:cs="Symbol" w:hint="default"/>
        <w:b w:val="0"/>
        <w:bCs w:val="0"/>
        <w:i w:val="0"/>
        <w:iCs w:val="0"/>
        <w:spacing w:val="0"/>
        <w:w w:val="100"/>
        <w:sz w:val="20"/>
        <w:szCs w:val="20"/>
        <w:lang w:val="en-US" w:eastAsia="en-US" w:bidi="ar-SA"/>
      </w:rPr>
    </w:lvl>
    <w:lvl w:ilvl="1" w:tplc="413022A2">
      <w:numFmt w:val="bullet"/>
      <w:lvlText w:val="•"/>
      <w:lvlJc w:val="left"/>
      <w:pPr>
        <w:ind w:left="1507" w:hanging="360"/>
      </w:pPr>
      <w:rPr>
        <w:rFonts w:hint="default"/>
        <w:lang w:val="en-US" w:eastAsia="en-US" w:bidi="ar-SA"/>
      </w:rPr>
    </w:lvl>
    <w:lvl w:ilvl="2" w:tplc="1D941C0E">
      <w:numFmt w:val="bullet"/>
      <w:lvlText w:val="•"/>
      <w:lvlJc w:val="left"/>
      <w:pPr>
        <w:ind w:left="2474" w:hanging="360"/>
      </w:pPr>
      <w:rPr>
        <w:rFonts w:hint="default"/>
        <w:lang w:val="en-US" w:eastAsia="en-US" w:bidi="ar-SA"/>
      </w:rPr>
    </w:lvl>
    <w:lvl w:ilvl="3" w:tplc="B8D67368">
      <w:numFmt w:val="bullet"/>
      <w:lvlText w:val="•"/>
      <w:lvlJc w:val="left"/>
      <w:pPr>
        <w:ind w:left="3442" w:hanging="360"/>
      </w:pPr>
      <w:rPr>
        <w:rFonts w:hint="default"/>
        <w:lang w:val="en-US" w:eastAsia="en-US" w:bidi="ar-SA"/>
      </w:rPr>
    </w:lvl>
    <w:lvl w:ilvl="4" w:tplc="D83ACD06">
      <w:numFmt w:val="bullet"/>
      <w:lvlText w:val="•"/>
      <w:lvlJc w:val="left"/>
      <w:pPr>
        <w:ind w:left="4409" w:hanging="360"/>
      </w:pPr>
      <w:rPr>
        <w:rFonts w:hint="default"/>
        <w:lang w:val="en-US" w:eastAsia="en-US" w:bidi="ar-SA"/>
      </w:rPr>
    </w:lvl>
    <w:lvl w:ilvl="5" w:tplc="DEB677D2">
      <w:numFmt w:val="bullet"/>
      <w:lvlText w:val="•"/>
      <w:lvlJc w:val="left"/>
      <w:pPr>
        <w:ind w:left="5377" w:hanging="360"/>
      </w:pPr>
      <w:rPr>
        <w:rFonts w:hint="default"/>
        <w:lang w:val="en-US" w:eastAsia="en-US" w:bidi="ar-SA"/>
      </w:rPr>
    </w:lvl>
    <w:lvl w:ilvl="6" w:tplc="1422E2B6">
      <w:numFmt w:val="bullet"/>
      <w:lvlText w:val="•"/>
      <w:lvlJc w:val="left"/>
      <w:pPr>
        <w:ind w:left="6344" w:hanging="360"/>
      </w:pPr>
      <w:rPr>
        <w:rFonts w:hint="default"/>
        <w:lang w:val="en-US" w:eastAsia="en-US" w:bidi="ar-SA"/>
      </w:rPr>
    </w:lvl>
    <w:lvl w:ilvl="7" w:tplc="DA42C38C">
      <w:numFmt w:val="bullet"/>
      <w:lvlText w:val="•"/>
      <w:lvlJc w:val="left"/>
      <w:pPr>
        <w:ind w:left="7312" w:hanging="360"/>
      </w:pPr>
      <w:rPr>
        <w:rFonts w:hint="default"/>
        <w:lang w:val="en-US" w:eastAsia="en-US" w:bidi="ar-SA"/>
      </w:rPr>
    </w:lvl>
    <w:lvl w:ilvl="8" w:tplc="53520698">
      <w:numFmt w:val="bullet"/>
      <w:lvlText w:val="•"/>
      <w:lvlJc w:val="left"/>
      <w:pPr>
        <w:ind w:left="8279" w:hanging="360"/>
      </w:pPr>
      <w:rPr>
        <w:rFonts w:hint="default"/>
        <w:lang w:val="en-US" w:eastAsia="en-US" w:bidi="ar-SA"/>
      </w:rPr>
    </w:lvl>
  </w:abstractNum>
  <w:abstractNum w:abstractNumId="11" w15:restartNumberingAfterBreak="0">
    <w:nsid w:val="25C53142"/>
    <w:multiLevelType w:val="hybridMultilevel"/>
    <w:tmpl w:val="EB28E4AA"/>
    <w:lvl w:ilvl="0" w:tplc="ED8CD6EA">
      <w:numFmt w:val="bullet"/>
      <w:lvlText w:val=""/>
      <w:lvlJc w:val="left"/>
      <w:pPr>
        <w:ind w:left="838" w:hanging="360"/>
      </w:pPr>
      <w:rPr>
        <w:rFonts w:ascii="Symbol" w:eastAsia="Symbol" w:hAnsi="Symbol" w:cs="Symbol" w:hint="default"/>
        <w:b w:val="0"/>
        <w:bCs w:val="0"/>
        <w:i w:val="0"/>
        <w:iCs w:val="0"/>
        <w:spacing w:val="0"/>
        <w:w w:val="101"/>
        <w:sz w:val="18"/>
        <w:szCs w:val="18"/>
        <w:lang w:val="en-US" w:eastAsia="en-US" w:bidi="ar-SA"/>
      </w:rPr>
    </w:lvl>
    <w:lvl w:ilvl="1" w:tplc="85CECA78">
      <w:numFmt w:val="bullet"/>
      <w:lvlText w:val="•"/>
      <w:lvlJc w:val="left"/>
      <w:pPr>
        <w:ind w:left="1414" w:hanging="360"/>
      </w:pPr>
      <w:rPr>
        <w:rFonts w:hint="default"/>
        <w:lang w:val="en-US" w:eastAsia="en-US" w:bidi="ar-SA"/>
      </w:rPr>
    </w:lvl>
    <w:lvl w:ilvl="2" w:tplc="092088F6">
      <w:numFmt w:val="bullet"/>
      <w:lvlText w:val="•"/>
      <w:lvlJc w:val="left"/>
      <w:pPr>
        <w:ind w:left="1988" w:hanging="360"/>
      </w:pPr>
      <w:rPr>
        <w:rFonts w:hint="default"/>
        <w:lang w:val="en-US" w:eastAsia="en-US" w:bidi="ar-SA"/>
      </w:rPr>
    </w:lvl>
    <w:lvl w:ilvl="3" w:tplc="E022039C">
      <w:numFmt w:val="bullet"/>
      <w:lvlText w:val="•"/>
      <w:lvlJc w:val="left"/>
      <w:pPr>
        <w:ind w:left="2562" w:hanging="360"/>
      </w:pPr>
      <w:rPr>
        <w:rFonts w:hint="default"/>
        <w:lang w:val="en-US" w:eastAsia="en-US" w:bidi="ar-SA"/>
      </w:rPr>
    </w:lvl>
    <w:lvl w:ilvl="4" w:tplc="DD86156E">
      <w:numFmt w:val="bullet"/>
      <w:lvlText w:val="•"/>
      <w:lvlJc w:val="left"/>
      <w:pPr>
        <w:ind w:left="3136" w:hanging="360"/>
      </w:pPr>
      <w:rPr>
        <w:rFonts w:hint="default"/>
        <w:lang w:val="en-US" w:eastAsia="en-US" w:bidi="ar-SA"/>
      </w:rPr>
    </w:lvl>
    <w:lvl w:ilvl="5" w:tplc="72BE5098">
      <w:numFmt w:val="bullet"/>
      <w:lvlText w:val="•"/>
      <w:lvlJc w:val="left"/>
      <w:pPr>
        <w:ind w:left="3710" w:hanging="360"/>
      </w:pPr>
      <w:rPr>
        <w:rFonts w:hint="default"/>
        <w:lang w:val="en-US" w:eastAsia="en-US" w:bidi="ar-SA"/>
      </w:rPr>
    </w:lvl>
    <w:lvl w:ilvl="6" w:tplc="435459CA">
      <w:numFmt w:val="bullet"/>
      <w:lvlText w:val="•"/>
      <w:lvlJc w:val="left"/>
      <w:pPr>
        <w:ind w:left="4284" w:hanging="360"/>
      </w:pPr>
      <w:rPr>
        <w:rFonts w:hint="default"/>
        <w:lang w:val="en-US" w:eastAsia="en-US" w:bidi="ar-SA"/>
      </w:rPr>
    </w:lvl>
    <w:lvl w:ilvl="7" w:tplc="FDA2BFC2">
      <w:numFmt w:val="bullet"/>
      <w:lvlText w:val="•"/>
      <w:lvlJc w:val="left"/>
      <w:pPr>
        <w:ind w:left="4858" w:hanging="360"/>
      </w:pPr>
      <w:rPr>
        <w:rFonts w:hint="default"/>
        <w:lang w:val="en-US" w:eastAsia="en-US" w:bidi="ar-SA"/>
      </w:rPr>
    </w:lvl>
    <w:lvl w:ilvl="8" w:tplc="EA264AE2">
      <w:numFmt w:val="bullet"/>
      <w:lvlText w:val="•"/>
      <w:lvlJc w:val="left"/>
      <w:pPr>
        <w:ind w:left="5432" w:hanging="360"/>
      </w:pPr>
      <w:rPr>
        <w:rFonts w:hint="default"/>
        <w:lang w:val="en-US" w:eastAsia="en-US" w:bidi="ar-SA"/>
      </w:rPr>
    </w:lvl>
  </w:abstractNum>
  <w:abstractNum w:abstractNumId="12" w15:restartNumberingAfterBreak="0">
    <w:nsid w:val="2DD86D3B"/>
    <w:multiLevelType w:val="hybridMultilevel"/>
    <w:tmpl w:val="8D241EDC"/>
    <w:lvl w:ilvl="0" w:tplc="62E2FEB8">
      <w:numFmt w:val="bullet"/>
      <w:lvlText w:val=""/>
      <w:lvlJc w:val="left"/>
      <w:pPr>
        <w:ind w:left="839" w:hanging="360"/>
      </w:pPr>
      <w:rPr>
        <w:rFonts w:ascii="Symbol" w:eastAsia="Symbol" w:hAnsi="Symbol" w:cs="Symbol" w:hint="default"/>
        <w:b w:val="0"/>
        <w:bCs w:val="0"/>
        <w:i w:val="0"/>
        <w:iCs w:val="0"/>
        <w:spacing w:val="0"/>
        <w:w w:val="101"/>
        <w:sz w:val="18"/>
        <w:szCs w:val="18"/>
        <w:lang w:val="en-US" w:eastAsia="en-US" w:bidi="ar-SA"/>
      </w:rPr>
    </w:lvl>
    <w:lvl w:ilvl="1" w:tplc="6D4A3CE2">
      <w:numFmt w:val="bullet"/>
      <w:lvlText w:val="•"/>
      <w:lvlJc w:val="left"/>
      <w:pPr>
        <w:ind w:left="1209" w:hanging="360"/>
      </w:pPr>
      <w:rPr>
        <w:rFonts w:hint="default"/>
        <w:lang w:val="en-US" w:eastAsia="en-US" w:bidi="ar-SA"/>
      </w:rPr>
    </w:lvl>
    <w:lvl w:ilvl="2" w:tplc="264A3142">
      <w:numFmt w:val="bullet"/>
      <w:lvlText w:val="•"/>
      <w:lvlJc w:val="left"/>
      <w:pPr>
        <w:ind w:left="1578" w:hanging="360"/>
      </w:pPr>
      <w:rPr>
        <w:rFonts w:hint="default"/>
        <w:lang w:val="en-US" w:eastAsia="en-US" w:bidi="ar-SA"/>
      </w:rPr>
    </w:lvl>
    <w:lvl w:ilvl="3" w:tplc="009CBB46">
      <w:numFmt w:val="bullet"/>
      <w:lvlText w:val="•"/>
      <w:lvlJc w:val="left"/>
      <w:pPr>
        <w:ind w:left="1947" w:hanging="360"/>
      </w:pPr>
      <w:rPr>
        <w:rFonts w:hint="default"/>
        <w:lang w:val="en-US" w:eastAsia="en-US" w:bidi="ar-SA"/>
      </w:rPr>
    </w:lvl>
    <w:lvl w:ilvl="4" w:tplc="F7FC41D4">
      <w:numFmt w:val="bullet"/>
      <w:lvlText w:val="•"/>
      <w:lvlJc w:val="left"/>
      <w:pPr>
        <w:ind w:left="2316" w:hanging="360"/>
      </w:pPr>
      <w:rPr>
        <w:rFonts w:hint="default"/>
        <w:lang w:val="en-US" w:eastAsia="en-US" w:bidi="ar-SA"/>
      </w:rPr>
    </w:lvl>
    <w:lvl w:ilvl="5" w:tplc="F2BCDB54">
      <w:numFmt w:val="bullet"/>
      <w:lvlText w:val="•"/>
      <w:lvlJc w:val="left"/>
      <w:pPr>
        <w:ind w:left="2685" w:hanging="360"/>
      </w:pPr>
      <w:rPr>
        <w:rFonts w:hint="default"/>
        <w:lang w:val="en-US" w:eastAsia="en-US" w:bidi="ar-SA"/>
      </w:rPr>
    </w:lvl>
    <w:lvl w:ilvl="6" w:tplc="E7D692AC">
      <w:numFmt w:val="bullet"/>
      <w:lvlText w:val="•"/>
      <w:lvlJc w:val="left"/>
      <w:pPr>
        <w:ind w:left="3054" w:hanging="360"/>
      </w:pPr>
      <w:rPr>
        <w:rFonts w:hint="default"/>
        <w:lang w:val="en-US" w:eastAsia="en-US" w:bidi="ar-SA"/>
      </w:rPr>
    </w:lvl>
    <w:lvl w:ilvl="7" w:tplc="69D0C5C0">
      <w:numFmt w:val="bullet"/>
      <w:lvlText w:val="•"/>
      <w:lvlJc w:val="left"/>
      <w:pPr>
        <w:ind w:left="3423" w:hanging="360"/>
      </w:pPr>
      <w:rPr>
        <w:rFonts w:hint="default"/>
        <w:lang w:val="en-US" w:eastAsia="en-US" w:bidi="ar-SA"/>
      </w:rPr>
    </w:lvl>
    <w:lvl w:ilvl="8" w:tplc="F2A8C2EC">
      <w:numFmt w:val="bullet"/>
      <w:lvlText w:val="•"/>
      <w:lvlJc w:val="left"/>
      <w:pPr>
        <w:ind w:left="3792" w:hanging="360"/>
      </w:pPr>
      <w:rPr>
        <w:rFonts w:hint="default"/>
        <w:lang w:val="en-US" w:eastAsia="en-US" w:bidi="ar-SA"/>
      </w:rPr>
    </w:lvl>
  </w:abstractNum>
  <w:abstractNum w:abstractNumId="13" w15:restartNumberingAfterBreak="0">
    <w:nsid w:val="308B08DF"/>
    <w:multiLevelType w:val="hybridMultilevel"/>
    <w:tmpl w:val="C6DC8FBE"/>
    <w:lvl w:ilvl="0" w:tplc="0A2C92F6">
      <w:start w:val="1"/>
      <w:numFmt w:val="lowerLetter"/>
      <w:lvlText w:val="%1."/>
      <w:lvlJc w:val="left"/>
      <w:pPr>
        <w:ind w:left="720" w:hanging="360"/>
      </w:pPr>
      <w:rPr>
        <w:rFonts w:ascii="Verdana" w:eastAsia="Verdana" w:hAnsi="Verdana" w:cs="Verdana" w:hint="default"/>
        <w:b w:val="0"/>
        <w:bCs w:val="0"/>
        <w:i w:val="0"/>
        <w:iCs w:val="0"/>
        <w:spacing w:val="-1"/>
        <w:w w:val="100"/>
        <w:sz w:val="20"/>
        <w:szCs w:val="20"/>
        <w:lang w:val="en-US" w:eastAsia="en-US" w:bidi="ar-SA"/>
      </w:rPr>
    </w:lvl>
    <w:lvl w:ilvl="1" w:tplc="58BEE55C">
      <w:numFmt w:val="bullet"/>
      <w:lvlText w:val="•"/>
      <w:lvlJc w:val="left"/>
      <w:pPr>
        <w:ind w:left="1728" w:hanging="360"/>
      </w:pPr>
      <w:rPr>
        <w:rFonts w:hint="default"/>
        <w:lang w:val="en-US" w:eastAsia="en-US" w:bidi="ar-SA"/>
      </w:rPr>
    </w:lvl>
    <w:lvl w:ilvl="2" w:tplc="AA3893CC">
      <w:numFmt w:val="bullet"/>
      <w:lvlText w:val="•"/>
      <w:lvlJc w:val="left"/>
      <w:pPr>
        <w:ind w:left="2736" w:hanging="360"/>
      </w:pPr>
      <w:rPr>
        <w:rFonts w:hint="default"/>
        <w:lang w:val="en-US" w:eastAsia="en-US" w:bidi="ar-SA"/>
      </w:rPr>
    </w:lvl>
    <w:lvl w:ilvl="3" w:tplc="6BBA5A4A">
      <w:numFmt w:val="bullet"/>
      <w:lvlText w:val="•"/>
      <w:lvlJc w:val="left"/>
      <w:pPr>
        <w:ind w:left="3744" w:hanging="360"/>
      </w:pPr>
      <w:rPr>
        <w:rFonts w:hint="default"/>
        <w:lang w:val="en-US" w:eastAsia="en-US" w:bidi="ar-SA"/>
      </w:rPr>
    </w:lvl>
    <w:lvl w:ilvl="4" w:tplc="569ADE04">
      <w:numFmt w:val="bullet"/>
      <w:lvlText w:val="•"/>
      <w:lvlJc w:val="left"/>
      <w:pPr>
        <w:ind w:left="4752" w:hanging="360"/>
      </w:pPr>
      <w:rPr>
        <w:rFonts w:hint="default"/>
        <w:lang w:val="en-US" w:eastAsia="en-US" w:bidi="ar-SA"/>
      </w:rPr>
    </w:lvl>
    <w:lvl w:ilvl="5" w:tplc="FD0ECEB6">
      <w:numFmt w:val="bullet"/>
      <w:lvlText w:val="•"/>
      <w:lvlJc w:val="left"/>
      <w:pPr>
        <w:ind w:left="5760" w:hanging="360"/>
      </w:pPr>
      <w:rPr>
        <w:rFonts w:hint="default"/>
        <w:lang w:val="en-US" w:eastAsia="en-US" w:bidi="ar-SA"/>
      </w:rPr>
    </w:lvl>
    <w:lvl w:ilvl="6" w:tplc="C09A73C6">
      <w:numFmt w:val="bullet"/>
      <w:lvlText w:val="•"/>
      <w:lvlJc w:val="left"/>
      <w:pPr>
        <w:ind w:left="6768" w:hanging="360"/>
      </w:pPr>
      <w:rPr>
        <w:rFonts w:hint="default"/>
        <w:lang w:val="en-US" w:eastAsia="en-US" w:bidi="ar-SA"/>
      </w:rPr>
    </w:lvl>
    <w:lvl w:ilvl="7" w:tplc="00FE88B0">
      <w:numFmt w:val="bullet"/>
      <w:lvlText w:val="•"/>
      <w:lvlJc w:val="left"/>
      <w:pPr>
        <w:ind w:left="7776" w:hanging="360"/>
      </w:pPr>
      <w:rPr>
        <w:rFonts w:hint="default"/>
        <w:lang w:val="en-US" w:eastAsia="en-US" w:bidi="ar-SA"/>
      </w:rPr>
    </w:lvl>
    <w:lvl w:ilvl="8" w:tplc="68A86BAA">
      <w:numFmt w:val="bullet"/>
      <w:lvlText w:val="•"/>
      <w:lvlJc w:val="left"/>
      <w:pPr>
        <w:ind w:left="8784" w:hanging="360"/>
      </w:pPr>
      <w:rPr>
        <w:rFonts w:hint="default"/>
        <w:lang w:val="en-US" w:eastAsia="en-US" w:bidi="ar-SA"/>
      </w:rPr>
    </w:lvl>
  </w:abstractNum>
  <w:abstractNum w:abstractNumId="14" w15:restartNumberingAfterBreak="0">
    <w:nsid w:val="30B724C5"/>
    <w:multiLevelType w:val="hybridMultilevel"/>
    <w:tmpl w:val="8F5662F2"/>
    <w:lvl w:ilvl="0" w:tplc="72CC67BA">
      <w:numFmt w:val="bullet"/>
      <w:lvlText w:val=""/>
      <w:lvlJc w:val="left"/>
      <w:pPr>
        <w:ind w:left="825" w:hanging="360"/>
      </w:pPr>
      <w:rPr>
        <w:rFonts w:ascii="Symbol" w:eastAsia="Symbol" w:hAnsi="Symbol" w:cs="Symbol" w:hint="default"/>
        <w:b w:val="0"/>
        <w:bCs w:val="0"/>
        <w:i w:val="0"/>
        <w:iCs w:val="0"/>
        <w:spacing w:val="0"/>
        <w:w w:val="101"/>
        <w:sz w:val="18"/>
        <w:szCs w:val="18"/>
        <w:lang w:val="en-US" w:eastAsia="en-US" w:bidi="ar-SA"/>
      </w:rPr>
    </w:lvl>
    <w:lvl w:ilvl="1" w:tplc="B14AEC8A">
      <w:numFmt w:val="bullet"/>
      <w:lvlText w:val="•"/>
      <w:lvlJc w:val="left"/>
      <w:pPr>
        <w:ind w:left="1134" w:hanging="360"/>
      </w:pPr>
      <w:rPr>
        <w:rFonts w:hint="default"/>
        <w:lang w:val="en-US" w:eastAsia="en-US" w:bidi="ar-SA"/>
      </w:rPr>
    </w:lvl>
    <w:lvl w:ilvl="2" w:tplc="1DCEC9B4">
      <w:numFmt w:val="bullet"/>
      <w:lvlText w:val="•"/>
      <w:lvlJc w:val="left"/>
      <w:pPr>
        <w:ind w:left="1449" w:hanging="360"/>
      </w:pPr>
      <w:rPr>
        <w:rFonts w:hint="default"/>
        <w:lang w:val="en-US" w:eastAsia="en-US" w:bidi="ar-SA"/>
      </w:rPr>
    </w:lvl>
    <w:lvl w:ilvl="3" w:tplc="90FE09EC">
      <w:numFmt w:val="bullet"/>
      <w:lvlText w:val="•"/>
      <w:lvlJc w:val="left"/>
      <w:pPr>
        <w:ind w:left="1764" w:hanging="360"/>
      </w:pPr>
      <w:rPr>
        <w:rFonts w:hint="default"/>
        <w:lang w:val="en-US" w:eastAsia="en-US" w:bidi="ar-SA"/>
      </w:rPr>
    </w:lvl>
    <w:lvl w:ilvl="4" w:tplc="1A5A44E2">
      <w:numFmt w:val="bullet"/>
      <w:lvlText w:val="•"/>
      <w:lvlJc w:val="left"/>
      <w:pPr>
        <w:ind w:left="2079" w:hanging="360"/>
      </w:pPr>
      <w:rPr>
        <w:rFonts w:hint="default"/>
        <w:lang w:val="en-US" w:eastAsia="en-US" w:bidi="ar-SA"/>
      </w:rPr>
    </w:lvl>
    <w:lvl w:ilvl="5" w:tplc="1A3CD448">
      <w:numFmt w:val="bullet"/>
      <w:lvlText w:val="•"/>
      <w:lvlJc w:val="left"/>
      <w:pPr>
        <w:ind w:left="2394" w:hanging="360"/>
      </w:pPr>
      <w:rPr>
        <w:rFonts w:hint="default"/>
        <w:lang w:val="en-US" w:eastAsia="en-US" w:bidi="ar-SA"/>
      </w:rPr>
    </w:lvl>
    <w:lvl w:ilvl="6" w:tplc="8A042118">
      <w:numFmt w:val="bullet"/>
      <w:lvlText w:val="•"/>
      <w:lvlJc w:val="left"/>
      <w:pPr>
        <w:ind w:left="2709" w:hanging="360"/>
      </w:pPr>
      <w:rPr>
        <w:rFonts w:hint="default"/>
        <w:lang w:val="en-US" w:eastAsia="en-US" w:bidi="ar-SA"/>
      </w:rPr>
    </w:lvl>
    <w:lvl w:ilvl="7" w:tplc="FDE03AF8">
      <w:numFmt w:val="bullet"/>
      <w:lvlText w:val="•"/>
      <w:lvlJc w:val="left"/>
      <w:pPr>
        <w:ind w:left="3024" w:hanging="360"/>
      </w:pPr>
      <w:rPr>
        <w:rFonts w:hint="default"/>
        <w:lang w:val="en-US" w:eastAsia="en-US" w:bidi="ar-SA"/>
      </w:rPr>
    </w:lvl>
    <w:lvl w:ilvl="8" w:tplc="A59E469A">
      <w:numFmt w:val="bullet"/>
      <w:lvlText w:val="•"/>
      <w:lvlJc w:val="left"/>
      <w:pPr>
        <w:ind w:left="3339" w:hanging="360"/>
      </w:pPr>
      <w:rPr>
        <w:rFonts w:hint="default"/>
        <w:lang w:val="en-US" w:eastAsia="en-US" w:bidi="ar-SA"/>
      </w:rPr>
    </w:lvl>
  </w:abstractNum>
  <w:abstractNum w:abstractNumId="15" w15:restartNumberingAfterBreak="0">
    <w:nsid w:val="32825AC0"/>
    <w:multiLevelType w:val="hybridMultilevel"/>
    <w:tmpl w:val="A4C4A0BE"/>
    <w:lvl w:ilvl="0" w:tplc="1430DEC4">
      <w:numFmt w:val="bullet"/>
      <w:lvlText w:val=""/>
      <w:lvlJc w:val="left"/>
      <w:pPr>
        <w:ind w:left="825" w:hanging="360"/>
      </w:pPr>
      <w:rPr>
        <w:rFonts w:ascii="Symbol" w:eastAsia="Symbol" w:hAnsi="Symbol" w:cs="Symbol" w:hint="default"/>
        <w:b w:val="0"/>
        <w:bCs w:val="0"/>
        <w:i w:val="0"/>
        <w:iCs w:val="0"/>
        <w:spacing w:val="0"/>
        <w:w w:val="101"/>
        <w:sz w:val="18"/>
        <w:szCs w:val="18"/>
        <w:lang w:val="en-US" w:eastAsia="en-US" w:bidi="ar-SA"/>
      </w:rPr>
    </w:lvl>
    <w:lvl w:ilvl="1" w:tplc="A79C9DD6">
      <w:numFmt w:val="bullet"/>
      <w:lvlText w:val="•"/>
      <w:lvlJc w:val="left"/>
      <w:pPr>
        <w:ind w:left="1115" w:hanging="360"/>
      </w:pPr>
      <w:rPr>
        <w:rFonts w:hint="default"/>
        <w:lang w:val="en-US" w:eastAsia="en-US" w:bidi="ar-SA"/>
      </w:rPr>
    </w:lvl>
    <w:lvl w:ilvl="2" w:tplc="C9348E44">
      <w:numFmt w:val="bullet"/>
      <w:lvlText w:val="•"/>
      <w:lvlJc w:val="left"/>
      <w:pPr>
        <w:ind w:left="1410" w:hanging="360"/>
      </w:pPr>
      <w:rPr>
        <w:rFonts w:hint="default"/>
        <w:lang w:val="en-US" w:eastAsia="en-US" w:bidi="ar-SA"/>
      </w:rPr>
    </w:lvl>
    <w:lvl w:ilvl="3" w:tplc="6EFC5028">
      <w:numFmt w:val="bullet"/>
      <w:lvlText w:val="•"/>
      <w:lvlJc w:val="left"/>
      <w:pPr>
        <w:ind w:left="1705" w:hanging="360"/>
      </w:pPr>
      <w:rPr>
        <w:rFonts w:hint="default"/>
        <w:lang w:val="en-US" w:eastAsia="en-US" w:bidi="ar-SA"/>
      </w:rPr>
    </w:lvl>
    <w:lvl w:ilvl="4" w:tplc="62F4BD9C">
      <w:numFmt w:val="bullet"/>
      <w:lvlText w:val="•"/>
      <w:lvlJc w:val="left"/>
      <w:pPr>
        <w:ind w:left="2001" w:hanging="360"/>
      </w:pPr>
      <w:rPr>
        <w:rFonts w:hint="default"/>
        <w:lang w:val="en-US" w:eastAsia="en-US" w:bidi="ar-SA"/>
      </w:rPr>
    </w:lvl>
    <w:lvl w:ilvl="5" w:tplc="912837FE">
      <w:numFmt w:val="bullet"/>
      <w:lvlText w:val="•"/>
      <w:lvlJc w:val="left"/>
      <w:pPr>
        <w:ind w:left="2296" w:hanging="360"/>
      </w:pPr>
      <w:rPr>
        <w:rFonts w:hint="default"/>
        <w:lang w:val="en-US" w:eastAsia="en-US" w:bidi="ar-SA"/>
      </w:rPr>
    </w:lvl>
    <w:lvl w:ilvl="6" w:tplc="82BA9BA6">
      <w:numFmt w:val="bullet"/>
      <w:lvlText w:val="•"/>
      <w:lvlJc w:val="left"/>
      <w:pPr>
        <w:ind w:left="2591" w:hanging="360"/>
      </w:pPr>
      <w:rPr>
        <w:rFonts w:hint="default"/>
        <w:lang w:val="en-US" w:eastAsia="en-US" w:bidi="ar-SA"/>
      </w:rPr>
    </w:lvl>
    <w:lvl w:ilvl="7" w:tplc="DE7257F8">
      <w:numFmt w:val="bullet"/>
      <w:lvlText w:val="•"/>
      <w:lvlJc w:val="left"/>
      <w:pPr>
        <w:ind w:left="2887" w:hanging="360"/>
      </w:pPr>
      <w:rPr>
        <w:rFonts w:hint="default"/>
        <w:lang w:val="en-US" w:eastAsia="en-US" w:bidi="ar-SA"/>
      </w:rPr>
    </w:lvl>
    <w:lvl w:ilvl="8" w:tplc="3B745146">
      <w:numFmt w:val="bullet"/>
      <w:lvlText w:val="•"/>
      <w:lvlJc w:val="left"/>
      <w:pPr>
        <w:ind w:left="3182" w:hanging="360"/>
      </w:pPr>
      <w:rPr>
        <w:rFonts w:hint="default"/>
        <w:lang w:val="en-US" w:eastAsia="en-US" w:bidi="ar-SA"/>
      </w:rPr>
    </w:lvl>
  </w:abstractNum>
  <w:abstractNum w:abstractNumId="16" w15:restartNumberingAfterBreak="0">
    <w:nsid w:val="347360BE"/>
    <w:multiLevelType w:val="hybridMultilevel"/>
    <w:tmpl w:val="45543DFC"/>
    <w:lvl w:ilvl="0" w:tplc="3F54EE2A">
      <w:numFmt w:val="bullet"/>
      <w:lvlText w:val=""/>
      <w:lvlJc w:val="left"/>
      <w:pPr>
        <w:ind w:left="830" w:hanging="360"/>
      </w:pPr>
      <w:rPr>
        <w:rFonts w:ascii="Symbol" w:eastAsia="Symbol" w:hAnsi="Symbol" w:cs="Symbol" w:hint="default"/>
        <w:b w:val="0"/>
        <w:bCs w:val="0"/>
        <w:i w:val="0"/>
        <w:iCs w:val="0"/>
        <w:spacing w:val="0"/>
        <w:w w:val="101"/>
        <w:sz w:val="18"/>
        <w:szCs w:val="18"/>
        <w:lang w:val="en-US" w:eastAsia="en-US" w:bidi="ar-SA"/>
      </w:rPr>
    </w:lvl>
    <w:lvl w:ilvl="1" w:tplc="79ECDDC6">
      <w:numFmt w:val="bullet"/>
      <w:lvlText w:val="•"/>
      <w:lvlJc w:val="left"/>
      <w:pPr>
        <w:ind w:left="1143" w:hanging="360"/>
      </w:pPr>
      <w:rPr>
        <w:rFonts w:hint="default"/>
        <w:lang w:val="en-US" w:eastAsia="en-US" w:bidi="ar-SA"/>
      </w:rPr>
    </w:lvl>
    <w:lvl w:ilvl="2" w:tplc="8A6A832E">
      <w:numFmt w:val="bullet"/>
      <w:lvlText w:val="•"/>
      <w:lvlJc w:val="left"/>
      <w:pPr>
        <w:ind w:left="1446" w:hanging="360"/>
      </w:pPr>
      <w:rPr>
        <w:rFonts w:hint="default"/>
        <w:lang w:val="en-US" w:eastAsia="en-US" w:bidi="ar-SA"/>
      </w:rPr>
    </w:lvl>
    <w:lvl w:ilvl="3" w:tplc="1F72AB5E">
      <w:numFmt w:val="bullet"/>
      <w:lvlText w:val="•"/>
      <w:lvlJc w:val="left"/>
      <w:pPr>
        <w:ind w:left="1749" w:hanging="360"/>
      </w:pPr>
      <w:rPr>
        <w:rFonts w:hint="default"/>
        <w:lang w:val="en-US" w:eastAsia="en-US" w:bidi="ar-SA"/>
      </w:rPr>
    </w:lvl>
    <w:lvl w:ilvl="4" w:tplc="A0AEBAA4">
      <w:numFmt w:val="bullet"/>
      <w:lvlText w:val="•"/>
      <w:lvlJc w:val="left"/>
      <w:pPr>
        <w:ind w:left="2053" w:hanging="360"/>
      </w:pPr>
      <w:rPr>
        <w:rFonts w:hint="default"/>
        <w:lang w:val="en-US" w:eastAsia="en-US" w:bidi="ar-SA"/>
      </w:rPr>
    </w:lvl>
    <w:lvl w:ilvl="5" w:tplc="AE3E34C4">
      <w:numFmt w:val="bullet"/>
      <w:lvlText w:val="•"/>
      <w:lvlJc w:val="left"/>
      <w:pPr>
        <w:ind w:left="2356" w:hanging="360"/>
      </w:pPr>
      <w:rPr>
        <w:rFonts w:hint="default"/>
        <w:lang w:val="en-US" w:eastAsia="en-US" w:bidi="ar-SA"/>
      </w:rPr>
    </w:lvl>
    <w:lvl w:ilvl="6" w:tplc="A5EE1990">
      <w:numFmt w:val="bullet"/>
      <w:lvlText w:val="•"/>
      <w:lvlJc w:val="left"/>
      <w:pPr>
        <w:ind w:left="2659" w:hanging="360"/>
      </w:pPr>
      <w:rPr>
        <w:rFonts w:hint="default"/>
        <w:lang w:val="en-US" w:eastAsia="en-US" w:bidi="ar-SA"/>
      </w:rPr>
    </w:lvl>
    <w:lvl w:ilvl="7" w:tplc="2AD0FB68">
      <w:numFmt w:val="bullet"/>
      <w:lvlText w:val="•"/>
      <w:lvlJc w:val="left"/>
      <w:pPr>
        <w:ind w:left="2963" w:hanging="360"/>
      </w:pPr>
      <w:rPr>
        <w:rFonts w:hint="default"/>
        <w:lang w:val="en-US" w:eastAsia="en-US" w:bidi="ar-SA"/>
      </w:rPr>
    </w:lvl>
    <w:lvl w:ilvl="8" w:tplc="7C02CC8E">
      <w:numFmt w:val="bullet"/>
      <w:lvlText w:val="•"/>
      <w:lvlJc w:val="left"/>
      <w:pPr>
        <w:ind w:left="3266" w:hanging="360"/>
      </w:pPr>
      <w:rPr>
        <w:rFonts w:hint="default"/>
        <w:lang w:val="en-US" w:eastAsia="en-US" w:bidi="ar-SA"/>
      </w:rPr>
    </w:lvl>
  </w:abstractNum>
  <w:abstractNum w:abstractNumId="17" w15:restartNumberingAfterBreak="0">
    <w:nsid w:val="35C174EE"/>
    <w:multiLevelType w:val="hybridMultilevel"/>
    <w:tmpl w:val="646021AA"/>
    <w:lvl w:ilvl="0" w:tplc="B91CFB3A">
      <w:numFmt w:val="bullet"/>
      <w:lvlText w:val=""/>
      <w:lvlJc w:val="left"/>
      <w:pPr>
        <w:ind w:left="825" w:hanging="360"/>
      </w:pPr>
      <w:rPr>
        <w:rFonts w:ascii="Symbol" w:eastAsia="Symbol" w:hAnsi="Symbol" w:cs="Symbol" w:hint="default"/>
        <w:b w:val="0"/>
        <w:bCs w:val="0"/>
        <w:i w:val="0"/>
        <w:iCs w:val="0"/>
        <w:spacing w:val="0"/>
        <w:w w:val="101"/>
        <w:sz w:val="18"/>
        <w:szCs w:val="18"/>
        <w:lang w:val="en-US" w:eastAsia="en-US" w:bidi="ar-SA"/>
      </w:rPr>
    </w:lvl>
    <w:lvl w:ilvl="1" w:tplc="9D766104">
      <w:numFmt w:val="bullet"/>
      <w:lvlText w:val="•"/>
      <w:lvlJc w:val="left"/>
      <w:pPr>
        <w:ind w:left="1129" w:hanging="360"/>
      </w:pPr>
      <w:rPr>
        <w:rFonts w:hint="default"/>
        <w:lang w:val="en-US" w:eastAsia="en-US" w:bidi="ar-SA"/>
      </w:rPr>
    </w:lvl>
    <w:lvl w:ilvl="2" w:tplc="73446AD0">
      <w:numFmt w:val="bullet"/>
      <w:lvlText w:val="•"/>
      <w:lvlJc w:val="left"/>
      <w:pPr>
        <w:ind w:left="1438" w:hanging="360"/>
      </w:pPr>
      <w:rPr>
        <w:rFonts w:hint="default"/>
        <w:lang w:val="en-US" w:eastAsia="en-US" w:bidi="ar-SA"/>
      </w:rPr>
    </w:lvl>
    <w:lvl w:ilvl="3" w:tplc="19C02B9A">
      <w:numFmt w:val="bullet"/>
      <w:lvlText w:val="•"/>
      <w:lvlJc w:val="left"/>
      <w:pPr>
        <w:ind w:left="1747" w:hanging="360"/>
      </w:pPr>
      <w:rPr>
        <w:rFonts w:hint="default"/>
        <w:lang w:val="en-US" w:eastAsia="en-US" w:bidi="ar-SA"/>
      </w:rPr>
    </w:lvl>
    <w:lvl w:ilvl="4" w:tplc="27FE8F34">
      <w:numFmt w:val="bullet"/>
      <w:lvlText w:val="•"/>
      <w:lvlJc w:val="left"/>
      <w:pPr>
        <w:ind w:left="2056" w:hanging="360"/>
      </w:pPr>
      <w:rPr>
        <w:rFonts w:hint="default"/>
        <w:lang w:val="en-US" w:eastAsia="en-US" w:bidi="ar-SA"/>
      </w:rPr>
    </w:lvl>
    <w:lvl w:ilvl="5" w:tplc="51C8BAA8">
      <w:numFmt w:val="bullet"/>
      <w:lvlText w:val="•"/>
      <w:lvlJc w:val="left"/>
      <w:pPr>
        <w:ind w:left="2366" w:hanging="360"/>
      </w:pPr>
      <w:rPr>
        <w:rFonts w:hint="default"/>
        <w:lang w:val="en-US" w:eastAsia="en-US" w:bidi="ar-SA"/>
      </w:rPr>
    </w:lvl>
    <w:lvl w:ilvl="6" w:tplc="79006B26">
      <w:numFmt w:val="bullet"/>
      <w:lvlText w:val="•"/>
      <w:lvlJc w:val="left"/>
      <w:pPr>
        <w:ind w:left="2675" w:hanging="360"/>
      </w:pPr>
      <w:rPr>
        <w:rFonts w:hint="default"/>
        <w:lang w:val="en-US" w:eastAsia="en-US" w:bidi="ar-SA"/>
      </w:rPr>
    </w:lvl>
    <w:lvl w:ilvl="7" w:tplc="24A8C73C">
      <w:numFmt w:val="bullet"/>
      <w:lvlText w:val="•"/>
      <w:lvlJc w:val="left"/>
      <w:pPr>
        <w:ind w:left="2984" w:hanging="360"/>
      </w:pPr>
      <w:rPr>
        <w:rFonts w:hint="default"/>
        <w:lang w:val="en-US" w:eastAsia="en-US" w:bidi="ar-SA"/>
      </w:rPr>
    </w:lvl>
    <w:lvl w:ilvl="8" w:tplc="048AA326">
      <w:numFmt w:val="bullet"/>
      <w:lvlText w:val="•"/>
      <w:lvlJc w:val="left"/>
      <w:pPr>
        <w:ind w:left="3293" w:hanging="360"/>
      </w:pPr>
      <w:rPr>
        <w:rFonts w:hint="default"/>
        <w:lang w:val="en-US" w:eastAsia="en-US" w:bidi="ar-SA"/>
      </w:rPr>
    </w:lvl>
  </w:abstractNum>
  <w:abstractNum w:abstractNumId="18" w15:restartNumberingAfterBreak="0">
    <w:nsid w:val="38C93A52"/>
    <w:multiLevelType w:val="hybridMultilevel"/>
    <w:tmpl w:val="13108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92007E"/>
    <w:multiLevelType w:val="hybridMultilevel"/>
    <w:tmpl w:val="3DB809BE"/>
    <w:lvl w:ilvl="0" w:tplc="18F86A72">
      <w:numFmt w:val="bullet"/>
      <w:lvlText w:val=""/>
      <w:lvlJc w:val="left"/>
      <w:pPr>
        <w:ind w:left="830" w:hanging="360"/>
      </w:pPr>
      <w:rPr>
        <w:rFonts w:ascii="Symbol" w:eastAsia="Symbol" w:hAnsi="Symbol" w:cs="Symbol" w:hint="default"/>
        <w:b w:val="0"/>
        <w:bCs w:val="0"/>
        <w:i w:val="0"/>
        <w:iCs w:val="0"/>
        <w:spacing w:val="0"/>
        <w:w w:val="101"/>
        <w:sz w:val="18"/>
        <w:szCs w:val="18"/>
        <w:lang w:val="en-US" w:eastAsia="en-US" w:bidi="ar-SA"/>
      </w:rPr>
    </w:lvl>
    <w:lvl w:ilvl="1" w:tplc="1C9E5B9E">
      <w:numFmt w:val="bullet"/>
      <w:lvlText w:val="•"/>
      <w:lvlJc w:val="left"/>
      <w:pPr>
        <w:ind w:left="1143" w:hanging="360"/>
      </w:pPr>
      <w:rPr>
        <w:rFonts w:hint="default"/>
        <w:lang w:val="en-US" w:eastAsia="en-US" w:bidi="ar-SA"/>
      </w:rPr>
    </w:lvl>
    <w:lvl w:ilvl="2" w:tplc="19A8C874">
      <w:numFmt w:val="bullet"/>
      <w:lvlText w:val="•"/>
      <w:lvlJc w:val="left"/>
      <w:pPr>
        <w:ind w:left="1446" w:hanging="360"/>
      </w:pPr>
      <w:rPr>
        <w:rFonts w:hint="default"/>
        <w:lang w:val="en-US" w:eastAsia="en-US" w:bidi="ar-SA"/>
      </w:rPr>
    </w:lvl>
    <w:lvl w:ilvl="3" w:tplc="C11C0732">
      <w:numFmt w:val="bullet"/>
      <w:lvlText w:val="•"/>
      <w:lvlJc w:val="left"/>
      <w:pPr>
        <w:ind w:left="1749" w:hanging="360"/>
      </w:pPr>
      <w:rPr>
        <w:rFonts w:hint="default"/>
        <w:lang w:val="en-US" w:eastAsia="en-US" w:bidi="ar-SA"/>
      </w:rPr>
    </w:lvl>
    <w:lvl w:ilvl="4" w:tplc="4F62C4AA">
      <w:numFmt w:val="bullet"/>
      <w:lvlText w:val="•"/>
      <w:lvlJc w:val="left"/>
      <w:pPr>
        <w:ind w:left="2053" w:hanging="360"/>
      </w:pPr>
      <w:rPr>
        <w:rFonts w:hint="default"/>
        <w:lang w:val="en-US" w:eastAsia="en-US" w:bidi="ar-SA"/>
      </w:rPr>
    </w:lvl>
    <w:lvl w:ilvl="5" w:tplc="6218B36C">
      <w:numFmt w:val="bullet"/>
      <w:lvlText w:val="•"/>
      <w:lvlJc w:val="left"/>
      <w:pPr>
        <w:ind w:left="2356" w:hanging="360"/>
      </w:pPr>
      <w:rPr>
        <w:rFonts w:hint="default"/>
        <w:lang w:val="en-US" w:eastAsia="en-US" w:bidi="ar-SA"/>
      </w:rPr>
    </w:lvl>
    <w:lvl w:ilvl="6" w:tplc="A9E2B86A">
      <w:numFmt w:val="bullet"/>
      <w:lvlText w:val="•"/>
      <w:lvlJc w:val="left"/>
      <w:pPr>
        <w:ind w:left="2659" w:hanging="360"/>
      </w:pPr>
      <w:rPr>
        <w:rFonts w:hint="default"/>
        <w:lang w:val="en-US" w:eastAsia="en-US" w:bidi="ar-SA"/>
      </w:rPr>
    </w:lvl>
    <w:lvl w:ilvl="7" w:tplc="412469E6">
      <w:numFmt w:val="bullet"/>
      <w:lvlText w:val="•"/>
      <w:lvlJc w:val="left"/>
      <w:pPr>
        <w:ind w:left="2963" w:hanging="360"/>
      </w:pPr>
      <w:rPr>
        <w:rFonts w:hint="default"/>
        <w:lang w:val="en-US" w:eastAsia="en-US" w:bidi="ar-SA"/>
      </w:rPr>
    </w:lvl>
    <w:lvl w:ilvl="8" w:tplc="1A5C8F7C">
      <w:numFmt w:val="bullet"/>
      <w:lvlText w:val="•"/>
      <w:lvlJc w:val="left"/>
      <w:pPr>
        <w:ind w:left="3266" w:hanging="360"/>
      </w:pPr>
      <w:rPr>
        <w:rFonts w:hint="default"/>
        <w:lang w:val="en-US" w:eastAsia="en-US" w:bidi="ar-SA"/>
      </w:rPr>
    </w:lvl>
  </w:abstractNum>
  <w:abstractNum w:abstractNumId="20" w15:restartNumberingAfterBreak="0">
    <w:nsid w:val="3E8523FE"/>
    <w:multiLevelType w:val="hybridMultilevel"/>
    <w:tmpl w:val="224E8D34"/>
    <w:lvl w:ilvl="0" w:tplc="88F0CB84">
      <w:numFmt w:val="bullet"/>
      <w:lvlText w:val=""/>
      <w:lvlJc w:val="left"/>
      <w:pPr>
        <w:ind w:left="825" w:hanging="360"/>
      </w:pPr>
      <w:rPr>
        <w:rFonts w:ascii="Symbol" w:eastAsia="Symbol" w:hAnsi="Symbol" w:cs="Symbol" w:hint="default"/>
        <w:b w:val="0"/>
        <w:bCs w:val="0"/>
        <w:i w:val="0"/>
        <w:iCs w:val="0"/>
        <w:spacing w:val="0"/>
        <w:w w:val="101"/>
        <w:sz w:val="18"/>
        <w:szCs w:val="18"/>
        <w:lang w:val="en-US" w:eastAsia="en-US" w:bidi="ar-SA"/>
      </w:rPr>
    </w:lvl>
    <w:lvl w:ilvl="1" w:tplc="237EEF78">
      <w:numFmt w:val="bullet"/>
      <w:lvlText w:val="•"/>
      <w:lvlJc w:val="left"/>
      <w:pPr>
        <w:ind w:left="1134" w:hanging="360"/>
      </w:pPr>
      <w:rPr>
        <w:rFonts w:hint="default"/>
        <w:lang w:val="en-US" w:eastAsia="en-US" w:bidi="ar-SA"/>
      </w:rPr>
    </w:lvl>
    <w:lvl w:ilvl="2" w:tplc="7812DA00">
      <w:numFmt w:val="bullet"/>
      <w:lvlText w:val="•"/>
      <w:lvlJc w:val="left"/>
      <w:pPr>
        <w:ind w:left="1449" w:hanging="360"/>
      </w:pPr>
      <w:rPr>
        <w:rFonts w:hint="default"/>
        <w:lang w:val="en-US" w:eastAsia="en-US" w:bidi="ar-SA"/>
      </w:rPr>
    </w:lvl>
    <w:lvl w:ilvl="3" w:tplc="ECC4ACE6">
      <w:numFmt w:val="bullet"/>
      <w:lvlText w:val="•"/>
      <w:lvlJc w:val="left"/>
      <w:pPr>
        <w:ind w:left="1764" w:hanging="360"/>
      </w:pPr>
      <w:rPr>
        <w:rFonts w:hint="default"/>
        <w:lang w:val="en-US" w:eastAsia="en-US" w:bidi="ar-SA"/>
      </w:rPr>
    </w:lvl>
    <w:lvl w:ilvl="4" w:tplc="A0AC856E">
      <w:numFmt w:val="bullet"/>
      <w:lvlText w:val="•"/>
      <w:lvlJc w:val="left"/>
      <w:pPr>
        <w:ind w:left="2079" w:hanging="360"/>
      </w:pPr>
      <w:rPr>
        <w:rFonts w:hint="default"/>
        <w:lang w:val="en-US" w:eastAsia="en-US" w:bidi="ar-SA"/>
      </w:rPr>
    </w:lvl>
    <w:lvl w:ilvl="5" w:tplc="4B4C390A">
      <w:numFmt w:val="bullet"/>
      <w:lvlText w:val="•"/>
      <w:lvlJc w:val="left"/>
      <w:pPr>
        <w:ind w:left="2394" w:hanging="360"/>
      </w:pPr>
      <w:rPr>
        <w:rFonts w:hint="default"/>
        <w:lang w:val="en-US" w:eastAsia="en-US" w:bidi="ar-SA"/>
      </w:rPr>
    </w:lvl>
    <w:lvl w:ilvl="6" w:tplc="C26E783A">
      <w:numFmt w:val="bullet"/>
      <w:lvlText w:val="•"/>
      <w:lvlJc w:val="left"/>
      <w:pPr>
        <w:ind w:left="2709" w:hanging="360"/>
      </w:pPr>
      <w:rPr>
        <w:rFonts w:hint="default"/>
        <w:lang w:val="en-US" w:eastAsia="en-US" w:bidi="ar-SA"/>
      </w:rPr>
    </w:lvl>
    <w:lvl w:ilvl="7" w:tplc="AD5AFC9C">
      <w:numFmt w:val="bullet"/>
      <w:lvlText w:val="•"/>
      <w:lvlJc w:val="left"/>
      <w:pPr>
        <w:ind w:left="3024" w:hanging="360"/>
      </w:pPr>
      <w:rPr>
        <w:rFonts w:hint="default"/>
        <w:lang w:val="en-US" w:eastAsia="en-US" w:bidi="ar-SA"/>
      </w:rPr>
    </w:lvl>
    <w:lvl w:ilvl="8" w:tplc="934A072C">
      <w:numFmt w:val="bullet"/>
      <w:lvlText w:val="•"/>
      <w:lvlJc w:val="left"/>
      <w:pPr>
        <w:ind w:left="3339" w:hanging="360"/>
      </w:pPr>
      <w:rPr>
        <w:rFonts w:hint="default"/>
        <w:lang w:val="en-US" w:eastAsia="en-US" w:bidi="ar-SA"/>
      </w:rPr>
    </w:lvl>
  </w:abstractNum>
  <w:abstractNum w:abstractNumId="21" w15:restartNumberingAfterBreak="0">
    <w:nsid w:val="492965B5"/>
    <w:multiLevelType w:val="hybridMultilevel"/>
    <w:tmpl w:val="4E021E00"/>
    <w:lvl w:ilvl="0" w:tplc="49F4AB28">
      <w:numFmt w:val="bullet"/>
      <w:lvlText w:val=""/>
      <w:lvlJc w:val="left"/>
      <w:pPr>
        <w:ind w:left="829" w:hanging="360"/>
      </w:pPr>
      <w:rPr>
        <w:rFonts w:ascii="Symbol" w:eastAsia="Symbol" w:hAnsi="Symbol" w:cs="Symbol" w:hint="default"/>
        <w:b w:val="0"/>
        <w:bCs w:val="0"/>
        <w:i w:val="0"/>
        <w:iCs w:val="0"/>
        <w:spacing w:val="0"/>
        <w:w w:val="101"/>
        <w:sz w:val="18"/>
        <w:szCs w:val="18"/>
        <w:lang w:val="en-US" w:eastAsia="en-US" w:bidi="ar-SA"/>
      </w:rPr>
    </w:lvl>
    <w:lvl w:ilvl="1" w:tplc="BB30A932">
      <w:numFmt w:val="bullet"/>
      <w:lvlText w:val="•"/>
      <w:lvlJc w:val="left"/>
      <w:pPr>
        <w:ind w:left="1163" w:hanging="360"/>
      </w:pPr>
      <w:rPr>
        <w:rFonts w:hint="default"/>
        <w:lang w:val="en-US" w:eastAsia="en-US" w:bidi="ar-SA"/>
      </w:rPr>
    </w:lvl>
    <w:lvl w:ilvl="2" w:tplc="7436A476">
      <w:numFmt w:val="bullet"/>
      <w:lvlText w:val="•"/>
      <w:lvlJc w:val="left"/>
      <w:pPr>
        <w:ind w:left="1506" w:hanging="360"/>
      </w:pPr>
      <w:rPr>
        <w:rFonts w:hint="default"/>
        <w:lang w:val="en-US" w:eastAsia="en-US" w:bidi="ar-SA"/>
      </w:rPr>
    </w:lvl>
    <w:lvl w:ilvl="3" w:tplc="E51E6998">
      <w:numFmt w:val="bullet"/>
      <w:lvlText w:val="•"/>
      <w:lvlJc w:val="left"/>
      <w:pPr>
        <w:ind w:left="1849" w:hanging="360"/>
      </w:pPr>
      <w:rPr>
        <w:rFonts w:hint="default"/>
        <w:lang w:val="en-US" w:eastAsia="en-US" w:bidi="ar-SA"/>
      </w:rPr>
    </w:lvl>
    <w:lvl w:ilvl="4" w:tplc="57FA6404">
      <w:numFmt w:val="bullet"/>
      <w:lvlText w:val="•"/>
      <w:lvlJc w:val="left"/>
      <w:pPr>
        <w:ind w:left="2193" w:hanging="360"/>
      </w:pPr>
      <w:rPr>
        <w:rFonts w:hint="default"/>
        <w:lang w:val="en-US" w:eastAsia="en-US" w:bidi="ar-SA"/>
      </w:rPr>
    </w:lvl>
    <w:lvl w:ilvl="5" w:tplc="8ABCBCFA">
      <w:numFmt w:val="bullet"/>
      <w:lvlText w:val="•"/>
      <w:lvlJc w:val="left"/>
      <w:pPr>
        <w:ind w:left="2536" w:hanging="360"/>
      </w:pPr>
      <w:rPr>
        <w:rFonts w:hint="default"/>
        <w:lang w:val="en-US" w:eastAsia="en-US" w:bidi="ar-SA"/>
      </w:rPr>
    </w:lvl>
    <w:lvl w:ilvl="6" w:tplc="62048D46">
      <w:numFmt w:val="bullet"/>
      <w:lvlText w:val="•"/>
      <w:lvlJc w:val="left"/>
      <w:pPr>
        <w:ind w:left="2879" w:hanging="360"/>
      </w:pPr>
      <w:rPr>
        <w:rFonts w:hint="default"/>
        <w:lang w:val="en-US" w:eastAsia="en-US" w:bidi="ar-SA"/>
      </w:rPr>
    </w:lvl>
    <w:lvl w:ilvl="7" w:tplc="23CA6B92">
      <w:numFmt w:val="bullet"/>
      <w:lvlText w:val="•"/>
      <w:lvlJc w:val="left"/>
      <w:pPr>
        <w:ind w:left="3223" w:hanging="360"/>
      </w:pPr>
      <w:rPr>
        <w:rFonts w:hint="default"/>
        <w:lang w:val="en-US" w:eastAsia="en-US" w:bidi="ar-SA"/>
      </w:rPr>
    </w:lvl>
    <w:lvl w:ilvl="8" w:tplc="4B940050">
      <w:numFmt w:val="bullet"/>
      <w:lvlText w:val="•"/>
      <w:lvlJc w:val="left"/>
      <w:pPr>
        <w:ind w:left="3566" w:hanging="360"/>
      </w:pPr>
      <w:rPr>
        <w:rFonts w:hint="default"/>
        <w:lang w:val="en-US" w:eastAsia="en-US" w:bidi="ar-SA"/>
      </w:rPr>
    </w:lvl>
  </w:abstractNum>
  <w:abstractNum w:abstractNumId="22" w15:restartNumberingAfterBreak="0">
    <w:nsid w:val="4AFC780F"/>
    <w:multiLevelType w:val="hybridMultilevel"/>
    <w:tmpl w:val="666A4E82"/>
    <w:lvl w:ilvl="0" w:tplc="3F36663C">
      <w:numFmt w:val="bullet"/>
      <w:lvlText w:val=""/>
      <w:lvlJc w:val="left"/>
      <w:pPr>
        <w:ind w:left="825" w:hanging="360"/>
      </w:pPr>
      <w:rPr>
        <w:rFonts w:ascii="Symbol" w:eastAsia="Symbol" w:hAnsi="Symbol" w:cs="Symbol" w:hint="default"/>
        <w:b w:val="0"/>
        <w:bCs w:val="0"/>
        <w:i w:val="0"/>
        <w:iCs w:val="0"/>
        <w:spacing w:val="0"/>
        <w:w w:val="101"/>
        <w:sz w:val="18"/>
        <w:szCs w:val="18"/>
        <w:lang w:val="en-US" w:eastAsia="en-US" w:bidi="ar-SA"/>
      </w:rPr>
    </w:lvl>
    <w:lvl w:ilvl="1" w:tplc="8DCE7AFE">
      <w:numFmt w:val="bullet"/>
      <w:lvlText w:val="•"/>
      <w:lvlJc w:val="left"/>
      <w:pPr>
        <w:ind w:left="1115" w:hanging="360"/>
      </w:pPr>
      <w:rPr>
        <w:rFonts w:hint="default"/>
        <w:lang w:val="en-US" w:eastAsia="en-US" w:bidi="ar-SA"/>
      </w:rPr>
    </w:lvl>
    <w:lvl w:ilvl="2" w:tplc="F4B8CA92">
      <w:numFmt w:val="bullet"/>
      <w:lvlText w:val="•"/>
      <w:lvlJc w:val="left"/>
      <w:pPr>
        <w:ind w:left="1410" w:hanging="360"/>
      </w:pPr>
      <w:rPr>
        <w:rFonts w:hint="default"/>
        <w:lang w:val="en-US" w:eastAsia="en-US" w:bidi="ar-SA"/>
      </w:rPr>
    </w:lvl>
    <w:lvl w:ilvl="3" w:tplc="E202F70E">
      <w:numFmt w:val="bullet"/>
      <w:lvlText w:val="•"/>
      <w:lvlJc w:val="left"/>
      <w:pPr>
        <w:ind w:left="1705" w:hanging="360"/>
      </w:pPr>
      <w:rPr>
        <w:rFonts w:hint="default"/>
        <w:lang w:val="en-US" w:eastAsia="en-US" w:bidi="ar-SA"/>
      </w:rPr>
    </w:lvl>
    <w:lvl w:ilvl="4" w:tplc="6DC23FC8">
      <w:numFmt w:val="bullet"/>
      <w:lvlText w:val="•"/>
      <w:lvlJc w:val="left"/>
      <w:pPr>
        <w:ind w:left="2001" w:hanging="360"/>
      </w:pPr>
      <w:rPr>
        <w:rFonts w:hint="default"/>
        <w:lang w:val="en-US" w:eastAsia="en-US" w:bidi="ar-SA"/>
      </w:rPr>
    </w:lvl>
    <w:lvl w:ilvl="5" w:tplc="6C902E32">
      <w:numFmt w:val="bullet"/>
      <w:lvlText w:val="•"/>
      <w:lvlJc w:val="left"/>
      <w:pPr>
        <w:ind w:left="2296" w:hanging="360"/>
      </w:pPr>
      <w:rPr>
        <w:rFonts w:hint="default"/>
        <w:lang w:val="en-US" w:eastAsia="en-US" w:bidi="ar-SA"/>
      </w:rPr>
    </w:lvl>
    <w:lvl w:ilvl="6" w:tplc="BE98858E">
      <w:numFmt w:val="bullet"/>
      <w:lvlText w:val="•"/>
      <w:lvlJc w:val="left"/>
      <w:pPr>
        <w:ind w:left="2591" w:hanging="360"/>
      </w:pPr>
      <w:rPr>
        <w:rFonts w:hint="default"/>
        <w:lang w:val="en-US" w:eastAsia="en-US" w:bidi="ar-SA"/>
      </w:rPr>
    </w:lvl>
    <w:lvl w:ilvl="7" w:tplc="01AED62A">
      <w:numFmt w:val="bullet"/>
      <w:lvlText w:val="•"/>
      <w:lvlJc w:val="left"/>
      <w:pPr>
        <w:ind w:left="2887" w:hanging="360"/>
      </w:pPr>
      <w:rPr>
        <w:rFonts w:hint="default"/>
        <w:lang w:val="en-US" w:eastAsia="en-US" w:bidi="ar-SA"/>
      </w:rPr>
    </w:lvl>
    <w:lvl w:ilvl="8" w:tplc="92F8CAE6">
      <w:numFmt w:val="bullet"/>
      <w:lvlText w:val="•"/>
      <w:lvlJc w:val="left"/>
      <w:pPr>
        <w:ind w:left="3182" w:hanging="360"/>
      </w:pPr>
      <w:rPr>
        <w:rFonts w:hint="default"/>
        <w:lang w:val="en-US" w:eastAsia="en-US" w:bidi="ar-SA"/>
      </w:rPr>
    </w:lvl>
  </w:abstractNum>
  <w:abstractNum w:abstractNumId="23" w15:restartNumberingAfterBreak="0">
    <w:nsid w:val="4B704E17"/>
    <w:multiLevelType w:val="multilevel"/>
    <w:tmpl w:val="3D9AC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8F5E50"/>
    <w:multiLevelType w:val="hybridMultilevel"/>
    <w:tmpl w:val="E5244E8C"/>
    <w:lvl w:ilvl="0" w:tplc="E042C0B0">
      <w:numFmt w:val="bullet"/>
      <w:lvlText w:val=""/>
      <w:lvlJc w:val="left"/>
      <w:pPr>
        <w:ind w:left="753" w:hanging="360"/>
      </w:pPr>
      <w:rPr>
        <w:rFonts w:ascii="Symbol" w:eastAsia="Symbol" w:hAnsi="Symbol" w:cs="Symbol" w:hint="default"/>
        <w:b w:val="0"/>
        <w:bCs w:val="0"/>
        <w:i w:val="0"/>
        <w:iCs w:val="0"/>
        <w:spacing w:val="0"/>
        <w:w w:val="101"/>
        <w:sz w:val="18"/>
        <w:szCs w:val="18"/>
        <w:lang w:val="en-US" w:eastAsia="en-US" w:bidi="ar-SA"/>
      </w:rPr>
    </w:lvl>
    <w:lvl w:ilvl="1" w:tplc="C148591E">
      <w:numFmt w:val="bullet"/>
      <w:lvlText w:val="•"/>
      <w:lvlJc w:val="left"/>
      <w:pPr>
        <w:ind w:left="1394" w:hanging="360"/>
      </w:pPr>
      <w:rPr>
        <w:rFonts w:hint="default"/>
        <w:lang w:val="en-US" w:eastAsia="en-US" w:bidi="ar-SA"/>
      </w:rPr>
    </w:lvl>
    <w:lvl w:ilvl="2" w:tplc="328C9476">
      <w:numFmt w:val="bullet"/>
      <w:lvlText w:val="•"/>
      <w:lvlJc w:val="left"/>
      <w:pPr>
        <w:ind w:left="2029" w:hanging="360"/>
      </w:pPr>
      <w:rPr>
        <w:rFonts w:hint="default"/>
        <w:lang w:val="en-US" w:eastAsia="en-US" w:bidi="ar-SA"/>
      </w:rPr>
    </w:lvl>
    <w:lvl w:ilvl="3" w:tplc="0178C234">
      <w:numFmt w:val="bullet"/>
      <w:lvlText w:val="•"/>
      <w:lvlJc w:val="left"/>
      <w:pPr>
        <w:ind w:left="2664" w:hanging="360"/>
      </w:pPr>
      <w:rPr>
        <w:rFonts w:hint="default"/>
        <w:lang w:val="en-US" w:eastAsia="en-US" w:bidi="ar-SA"/>
      </w:rPr>
    </w:lvl>
    <w:lvl w:ilvl="4" w:tplc="BE6E3D0E">
      <w:numFmt w:val="bullet"/>
      <w:lvlText w:val="•"/>
      <w:lvlJc w:val="left"/>
      <w:pPr>
        <w:ind w:left="3299" w:hanging="360"/>
      </w:pPr>
      <w:rPr>
        <w:rFonts w:hint="default"/>
        <w:lang w:val="en-US" w:eastAsia="en-US" w:bidi="ar-SA"/>
      </w:rPr>
    </w:lvl>
    <w:lvl w:ilvl="5" w:tplc="CE6E127E">
      <w:numFmt w:val="bullet"/>
      <w:lvlText w:val="•"/>
      <w:lvlJc w:val="left"/>
      <w:pPr>
        <w:ind w:left="3934" w:hanging="360"/>
      </w:pPr>
      <w:rPr>
        <w:rFonts w:hint="default"/>
        <w:lang w:val="en-US" w:eastAsia="en-US" w:bidi="ar-SA"/>
      </w:rPr>
    </w:lvl>
    <w:lvl w:ilvl="6" w:tplc="D0C816B8">
      <w:numFmt w:val="bullet"/>
      <w:lvlText w:val="•"/>
      <w:lvlJc w:val="left"/>
      <w:pPr>
        <w:ind w:left="4569" w:hanging="360"/>
      </w:pPr>
      <w:rPr>
        <w:rFonts w:hint="default"/>
        <w:lang w:val="en-US" w:eastAsia="en-US" w:bidi="ar-SA"/>
      </w:rPr>
    </w:lvl>
    <w:lvl w:ilvl="7" w:tplc="0AB4ECE6">
      <w:numFmt w:val="bullet"/>
      <w:lvlText w:val="•"/>
      <w:lvlJc w:val="left"/>
      <w:pPr>
        <w:ind w:left="5204" w:hanging="360"/>
      </w:pPr>
      <w:rPr>
        <w:rFonts w:hint="default"/>
        <w:lang w:val="en-US" w:eastAsia="en-US" w:bidi="ar-SA"/>
      </w:rPr>
    </w:lvl>
    <w:lvl w:ilvl="8" w:tplc="CE7298B8">
      <w:numFmt w:val="bullet"/>
      <w:lvlText w:val="•"/>
      <w:lvlJc w:val="left"/>
      <w:pPr>
        <w:ind w:left="5839" w:hanging="360"/>
      </w:pPr>
      <w:rPr>
        <w:rFonts w:hint="default"/>
        <w:lang w:val="en-US" w:eastAsia="en-US" w:bidi="ar-SA"/>
      </w:rPr>
    </w:lvl>
  </w:abstractNum>
  <w:abstractNum w:abstractNumId="25" w15:restartNumberingAfterBreak="0">
    <w:nsid w:val="4D212371"/>
    <w:multiLevelType w:val="hybridMultilevel"/>
    <w:tmpl w:val="C0E47810"/>
    <w:lvl w:ilvl="0" w:tplc="9EA49DDA">
      <w:numFmt w:val="bullet"/>
      <w:lvlText w:val=""/>
      <w:lvlJc w:val="left"/>
      <w:pPr>
        <w:ind w:left="825" w:hanging="360"/>
      </w:pPr>
      <w:rPr>
        <w:rFonts w:ascii="Symbol" w:eastAsia="Symbol" w:hAnsi="Symbol" w:cs="Symbol" w:hint="default"/>
        <w:b w:val="0"/>
        <w:bCs w:val="0"/>
        <w:i w:val="0"/>
        <w:iCs w:val="0"/>
        <w:spacing w:val="0"/>
        <w:w w:val="101"/>
        <w:sz w:val="18"/>
        <w:szCs w:val="18"/>
        <w:lang w:val="en-US" w:eastAsia="en-US" w:bidi="ar-SA"/>
      </w:rPr>
    </w:lvl>
    <w:lvl w:ilvl="1" w:tplc="45646FBE">
      <w:numFmt w:val="bullet"/>
      <w:lvlText w:val="•"/>
      <w:lvlJc w:val="left"/>
      <w:pPr>
        <w:ind w:left="1115" w:hanging="360"/>
      </w:pPr>
      <w:rPr>
        <w:rFonts w:hint="default"/>
        <w:lang w:val="en-US" w:eastAsia="en-US" w:bidi="ar-SA"/>
      </w:rPr>
    </w:lvl>
    <w:lvl w:ilvl="2" w:tplc="593E0068">
      <w:numFmt w:val="bullet"/>
      <w:lvlText w:val="•"/>
      <w:lvlJc w:val="left"/>
      <w:pPr>
        <w:ind w:left="1410" w:hanging="360"/>
      </w:pPr>
      <w:rPr>
        <w:rFonts w:hint="default"/>
        <w:lang w:val="en-US" w:eastAsia="en-US" w:bidi="ar-SA"/>
      </w:rPr>
    </w:lvl>
    <w:lvl w:ilvl="3" w:tplc="EE864994">
      <w:numFmt w:val="bullet"/>
      <w:lvlText w:val="•"/>
      <w:lvlJc w:val="left"/>
      <w:pPr>
        <w:ind w:left="1705" w:hanging="360"/>
      </w:pPr>
      <w:rPr>
        <w:rFonts w:hint="default"/>
        <w:lang w:val="en-US" w:eastAsia="en-US" w:bidi="ar-SA"/>
      </w:rPr>
    </w:lvl>
    <w:lvl w:ilvl="4" w:tplc="16B0CA8C">
      <w:numFmt w:val="bullet"/>
      <w:lvlText w:val="•"/>
      <w:lvlJc w:val="left"/>
      <w:pPr>
        <w:ind w:left="2001" w:hanging="360"/>
      </w:pPr>
      <w:rPr>
        <w:rFonts w:hint="default"/>
        <w:lang w:val="en-US" w:eastAsia="en-US" w:bidi="ar-SA"/>
      </w:rPr>
    </w:lvl>
    <w:lvl w:ilvl="5" w:tplc="ED06B71E">
      <w:numFmt w:val="bullet"/>
      <w:lvlText w:val="•"/>
      <w:lvlJc w:val="left"/>
      <w:pPr>
        <w:ind w:left="2296" w:hanging="360"/>
      </w:pPr>
      <w:rPr>
        <w:rFonts w:hint="default"/>
        <w:lang w:val="en-US" w:eastAsia="en-US" w:bidi="ar-SA"/>
      </w:rPr>
    </w:lvl>
    <w:lvl w:ilvl="6" w:tplc="766ED056">
      <w:numFmt w:val="bullet"/>
      <w:lvlText w:val="•"/>
      <w:lvlJc w:val="left"/>
      <w:pPr>
        <w:ind w:left="2591" w:hanging="360"/>
      </w:pPr>
      <w:rPr>
        <w:rFonts w:hint="default"/>
        <w:lang w:val="en-US" w:eastAsia="en-US" w:bidi="ar-SA"/>
      </w:rPr>
    </w:lvl>
    <w:lvl w:ilvl="7" w:tplc="0E8C5622">
      <w:numFmt w:val="bullet"/>
      <w:lvlText w:val="•"/>
      <w:lvlJc w:val="left"/>
      <w:pPr>
        <w:ind w:left="2887" w:hanging="360"/>
      </w:pPr>
      <w:rPr>
        <w:rFonts w:hint="default"/>
        <w:lang w:val="en-US" w:eastAsia="en-US" w:bidi="ar-SA"/>
      </w:rPr>
    </w:lvl>
    <w:lvl w:ilvl="8" w:tplc="B122FDA0">
      <w:numFmt w:val="bullet"/>
      <w:lvlText w:val="•"/>
      <w:lvlJc w:val="left"/>
      <w:pPr>
        <w:ind w:left="3182" w:hanging="360"/>
      </w:pPr>
      <w:rPr>
        <w:rFonts w:hint="default"/>
        <w:lang w:val="en-US" w:eastAsia="en-US" w:bidi="ar-SA"/>
      </w:rPr>
    </w:lvl>
  </w:abstractNum>
  <w:abstractNum w:abstractNumId="26" w15:restartNumberingAfterBreak="0">
    <w:nsid w:val="4EBC49B7"/>
    <w:multiLevelType w:val="hybridMultilevel"/>
    <w:tmpl w:val="6638D084"/>
    <w:lvl w:ilvl="0" w:tplc="D39A7108">
      <w:numFmt w:val="bullet"/>
      <w:lvlText w:val=""/>
      <w:lvlJc w:val="left"/>
      <w:pPr>
        <w:ind w:left="751" w:hanging="360"/>
      </w:pPr>
      <w:rPr>
        <w:rFonts w:ascii="Symbol" w:eastAsia="Symbol" w:hAnsi="Symbol" w:cs="Symbol" w:hint="default"/>
        <w:b w:val="0"/>
        <w:bCs w:val="0"/>
        <w:i w:val="0"/>
        <w:iCs w:val="0"/>
        <w:spacing w:val="0"/>
        <w:w w:val="101"/>
        <w:sz w:val="18"/>
        <w:szCs w:val="18"/>
        <w:lang w:val="en-US" w:eastAsia="en-US" w:bidi="ar-SA"/>
      </w:rPr>
    </w:lvl>
    <w:lvl w:ilvl="1" w:tplc="B3426C3C">
      <w:numFmt w:val="bullet"/>
      <w:lvlText w:val="•"/>
      <w:lvlJc w:val="left"/>
      <w:pPr>
        <w:ind w:left="1515" w:hanging="360"/>
      </w:pPr>
      <w:rPr>
        <w:rFonts w:hint="default"/>
        <w:lang w:val="en-US" w:eastAsia="en-US" w:bidi="ar-SA"/>
      </w:rPr>
    </w:lvl>
    <w:lvl w:ilvl="2" w:tplc="A8F66882">
      <w:numFmt w:val="bullet"/>
      <w:lvlText w:val="•"/>
      <w:lvlJc w:val="left"/>
      <w:pPr>
        <w:ind w:left="2271" w:hanging="360"/>
      </w:pPr>
      <w:rPr>
        <w:rFonts w:hint="default"/>
        <w:lang w:val="en-US" w:eastAsia="en-US" w:bidi="ar-SA"/>
      </w:rPr>
    </w:lvl>
    <w:lvl w:ilvl="3" w:tplc="A634A094">
      <w:numFmt w:val="bullet"/>
      <w:lvlText w:val="•"/>
      <w:lvlJc w:val="left"/>
      <w:pPr>
        <w:ind w:left="3027" w:hanging="360"/>
      </w:pPr>
      <w:rPr>
        <w:rFonts w:hint="default"/>
        <w:lang w:val="en-US" w:eastAsia="en-US" w:bidi="ar-SA"/>
      </w:rPr>
    </w:lvl>
    <w:lvl w:ilvl="4" w:tplc="C01EBCFC">
      <w:numFmt w:val="bullet"/>
      <w:lvlText w:val="•"/>
      <w:lvlJc w:val="left"/>
      <w:pPr>
        <w:ind w:left="3783" w:hanging="360"/>
      </w:pPr>
      <w:rPr>
        <w:rFonts w:hint="default"/>
        <w:lang w:val="en-US" w:eastAsia="en-US" w:bidi="ar-SA"/>
      </w:rPr>
    </w:lvl>
    <w:lvl w:ilvl="5" w:tplc="91CCA1A0">
      <w:numFmt w:val="bullet"/>
      <w:lvlText w:val="•"/>
      <w:lvlJc w:val="left"/>
      <w:pPr>
        <w:ind w:left="4539" w:hanging="360"/>
      </w:pPr>
      <w:rPr>
        <w:rFonts w:hint="default"/>
        <w:lang w:val="en-US" w:eastAsia="en-US" w:bidi="ar-SA"/>
      </w:rPr>
    </w:lvl>
    <w:lvl w:ilvl="6" w:tplc="F70C2A4E">
      <w:numFmt w:val="bullet"/>
      <w:lvlText w:val="•"/>
      <w:lvlJc w:val="left"/>
      <w:pPr>
        <w:ind w:left="5294" w:hanging="360"/>
      </w:pPr>
      <w:rPr>
        <w:rFonts w:hint="default"/>
        <w:lang w:val="en-US" w:eastAsia="en-US" w:bidi="ar-SA"/>
      </w:rPr>
    </w:lvl>
    <w:lvl w:ilvl="7" w:tplc="5734C1EA">
      <w:numFmt w:val="bullet"/>
      <w:lvlText w:val="•"/>
      <w:lvlJc w:val="left"/>
      <w:pPr>
        <w:ind w:left="6050" w:hanging="360"/>
      </w:pPr>
      <w:rPr>
        <w:rFonts w:hint="default"/>
        <w:lang w:val="en-US" w:eastAsia="en-US" w:bidi="ar-SA"/>
      </w:rPr>
    </w:lvl>
    <w:lvl w:ilvl="8" w:tplc="AD1E09D6">
      <w:numFmt w:val="bullet"/>
      <w:lvlText w:val="•"/>
      <w:lvlJc w:val="left"/>
      <w:pPr>
        <w:ind w:left="6806" w:hanging="360"/>
      </w:pPr>
      <w:rPr>
        <w:rFonts w:hint="default"/>
        <w:lang w:val="en-US" w:eastAsia="en-US" w:bidi="ar-SA"/>
      </w:rPr>
    </w:lvl>
  </w:abstractNum>
  <w:abstractNum w:abstractNumId="27" w15:restartNumberingAfterBreak="0">
    <w:nsid w:val="51E32F09"/>
    <w:multiLevelType w:val="hybridMultilevel"/>
    <w:tmpl w:val="331E52C2"/>
    <w:lvl w:ilvl="0" w:tplc="46A6AA28">
      <w:numFmt w:val="bullet"/>
      <w:lvlText w:val=""/>
      <w:lvlJc w:val="left"/>
      <w:pPr>
        <w:ind w:left="825" w:hanging="360"/>
      </w:pPr>
      <w:rPr>
        <w:rFonts w:ascii="Symbol" w:eastAsia="Symbol" w:hAnsi="Symbol" w:cs="Symbol" w:hint="default"/>
        <w:b w:val="0"/>
        <w:bCs w:val="0"/>
        <w:i w:val="0"/>
        <w:iCs w:val="0"/>
        <w:spacing w:val="0"/>
        <w:w w:val="101"/>
        <w:sz w:val="18"/>
        <w:szCs w:val="18"/>
        <w:lang w:val="en-US" w:eastAsia="en-US" w:bidi="ar-SA"/>
      </w:rPr>
    </w:lvl>
    <w:lvl w:ilvl="1" w:tplc="43B845DE">
      <w:numFmt w:val="bullet"/>
      <w:lvlText w:val="•"/>
      <w:lvlJc w:val="left"/>
      <w:pPr>
        <w:ind w:left="1129" w:hanging="360"/>
      </w:pPr>
      <w:rPr>
        <w:rFonts w:hint="default"/>
        <w:lang w:val="en-US" w:eastAsia="en-US" w:bidi="ar-SA"/>
      </w:rPr>
    </w:lvl>
    <w:lvl w:ilvl="2" w:tplc="E134112C">
      <w:numFmt w:val="bullet"/>
      <w:lvlText w:val="•"/>
      <w:lvlJc w:val="left"/>
      <w:pPr>
        <w:ind w:left="1438" w:hanging="360"/>
      </w:pPr>
      <w:rPr>
        <w:rFonts w:hint="default"/>
        <w:lang w:val="en-US" w:eastAsia="en-US" w:bidi="ar-SA"/>
      </w:rPr>
    </w:lvl>
    <w:lvl w:ilvl="3" w:tplc="127A31DA">
      <w:numFmt w:val="bullet"/>
      <w:lvlText w:val="•"/>
      <w:lvlJc w:val="left"/>
      <w:pPr>
        <w:ind w:left="1747" w:hanging="360"/>
      </w:pPr>
      <w:rPr>
        <w:rFonts w:hint="default"/>
        <w:lang w:val="en-US" w:eastAsia="en-US" w:bidi="ar-SA"/>
      </w:rPr>
    </w:lvl>
    <w:lvl w:ilvl="4" w:tplc="FEE8B140">
      <w:numFmt w:val="bullet"/>
      <w:lvlText w:val="•"/>
      <w:lvlJc w:val="left"/>
      <w:pPr>
        <w:ind w:left="2056" w:hanging="360"/>
      </w:pPr>
      <w:rPr>
        <w:rFonts w:hint="default"/>
        <w:lang w:val="en-US" w:eastAsia="en-US" w:bidi="ar-SA"/>
      </w:rPr>
    </w:lvl>
    <w:lvl w:ilvl="5" w:tplc="67628E1E">
      <w:numFmt w:val="bullet"/>
      <w:lvlText w:val="•"/>
      <w:lvlJc w:val="left"/>
      <w:pPr>
        <w:ind w:left="2366" w:hanging="360"/>
      </w:pPr>
      <w:rPr>
        <w:rFonts w:hint="default"/>
        <w:lang w:val="en-US" w:eastAsia="en-US" w:bidi="ar-SA"/>
      </w:rPr>
    </w:lvl>
    <w:lvl w:ilvl="6" w:tplc="B7BC3CBA">
      <w:numFmt w:val="bullet"/>
      <w:lvlText w:val="•"/>
      <w:lvlJc w:val="left"/>
      <w:pPr>
        <w:ind w:left="2675" w:hanging="360"/>
      </w:pPr>
      <w:rPr>
        <w:rFonts w:hint="default"/>
        <w:lang w:val="en-US" w:eastAsia="en-US" w:bidi="ar-SA"/>
      </w:rPr>
    </w:lvl>
    <w:lvl w:ilvl="7" w:tplc="F9E0A3EC">
      <w:numFmt w:val="bullet"/>
      <w:lvlText w:val="•"/>
      <w:lvlJc w:val="left"/>
      <w:pPr>
        <w:ind w:left="2984" w:hanging="360"/>
      </w:pPr>
      <w:rPr>
        <w:rFonts w:hint="default"/>
        <w:lang w:val="en-US" w:eastAsia="en-US" w:bidi="ar-SA"/>
      </w:rPr>
    </w:lvl>
    <w:lvl w:ilvl="8" w:tplc="233C056E">
      <w:numFmt w:val="bullet"/>
      <w:lvlText w:val="•"/>
      <w:lvlJc w:val="left"/>
      <w:pPr>
        <w:ind w:left="3293" w:hanging="360"/>
      </w:pPr>
      <w:rPr>
        <w:rFonts w:hint="default"/>
        <w:lang w:val="en-US" w:eastAsia="en-US" w:bidi="ar-SA"/>
      </w:rPr>
    </w:lvl>
  </w:abstractNum>
  <w:abstractNum w:abstractNumId="28" w15:restartNumberingAfterBreak="0">
    <w:nsid w:val="5AAA6A63"/>
    <w:multiLevelType w:val="hybridMultilevel"/>
    <w:tmpl w:val="38D223F0"/>
    <w:lvl w:ilvl="0" w:tplc="F3B040EE">
      <w:numFmt w:val="bullet"/>
      <w:lvlText w:val=""/>
      <w:lvlJc w:val="left"/>
      <w:pPr>
        <w:ind w:left="753" w:hanging="360"/>
      </w:pPr>
      <w:rPr>
        <w:rFonts w:ascii="Symbol" w:eastAsia="Symbol" w:hAnsi="Symbol" w:cs="Symbol" w:hint="default"/>
        <w:b w:val="0"/>
        <w:bCs w:val="0"/>
        <w:i w:val="0"/>
        <w:iCs w:val="0"/>
        <w:spacing w:val="0"/>
        <w:w w:val="101"/>
        <w:sz w:val="18"/>
        <w:szCs w:val="18"/>
        <w:lang w:val="en-US" w:eastAsia="en-US" w:bidi="ar-SA"/>
      </w:rPr>
    </w:lvl>
    <w:lvl w:ilvl="1" w:tplc="5E3CB216">
      <w:numFmt w:val="bullet"/>
      <w:lvlText w:val="•"/>
      <w:lvlJc w:val="left"/>
      <w:pPr>
        <w:ind w:left="1394" w:hanging="360"/>
      </w:pPr>
      <w:rPr>
        <w:rFonts w:hint="default"/>
        <w:lang w:val="en-US" w:eastAsia="en-US" w:bidi="ar-SA"/>
      </w:rPr>
    </w:lvl>
    <w:lvl w:ilvl="2" w:tplc="A88471BE">
      <w:numFmt w:val="bullet"/>
      <w:lvlText w:val="•"/>
      <w:lvlJc w:val="left"/>
      <w:pPr>
        <w:ind w:left="2029" w:hanging="360"/>
      </w:pPr>
      <w:rPr>
        <w:rFonts w:hint="default"/>
        <w:lang w:val="en-US" w:eastAsia="en-US" w:bidi="ar-SA"/>
      </w:rPr>
    </w:lvl>
    <w:lvl w:ilvl="3" w:tplc="F4CE332C">
      <w:numFmt w:val="bullet"/>
      <w:lvlText w:val="•"/>
      <w:lvlJc w:val="left"/>
      <w:pPr>
        <w:ind w:left="2664" w:hanging="360"/>
      </w:pPr>
      <w:rPr>
        <w:rFonts w:hint="default"/>
        <w:lang w:val="en-US" w:eastAsia="en-US" w:bidi="ar-SA"/>
      </w:rPr>
    </w:lvl>
    <w:lvl w:ilvl="4" w:tplc="6992A414">
      <w:numFmt w:val="bullet"/>
      <w:lvlText w:val="•"/>
      <w:lvlJc w:val="left"/>
      <w:pPr>
        <w:ind w:left="3299" w:hanging="360"/>
      </w:pPr>
      <w:rPr>
        <w:rFonts w:hint="default"/>
        <w:lang w:val="en-US" w:eastAsia="en-US" w:bidi="ar-SA"/>
      </w:rPr>
    </w:lvl>
    <w:lvl w:ilvl="5" w:tplc="0038B63A">
      <w:numFmt w:val="bullet"/>
      <w:lvlText w:val="•"/>
      <w:lvlJc w:val="left"/>
      <w:pPr>
        <w:ind w:left="3934" w:hanging="360"/>
      </w:pPr>
      <w:rPr>
        <w:rFonts w:hint="default"/>
        <w:lang w:val="en-US" w:eastAsia="en-US" w:bidi="ar-SA"/>
      </w:rPr>
    </w:lvl>
    <w:lvl w:ilvl="6" w:tplc="7A242434">
      <w:numFmt w:val="bullet"/>
      <w:lvlText w:val="•"/>
      <w:lvlJc w:val="left"/>
      <w:pPr>
        <w:ind w:left="4569" w:hanging="360"/>
      </w:pPr>
      <w:rPr>
        <w:rFonts w:hint="default"/>
        <w:lang w:val="en-US" w:eastAsia="en-US" w:bidi="ar-SA"/>
      </w:rPr>
    </w:lvl>
    <w:lvl w:ilvl="7" w:tplc="2E421B9A">
      <w:numFmt w:val="bullet"/>
      <w:lvlText w:val="•"/>
      <w:lvlJc w:val="left"/>
      <w:pPr>
        <w:ind w:left="5204" w:hanging="360"/>
      </w:pPr>
      <w:rPr>
        <w:rFonts w:hint="default"/>
        <w:lang w:val="en-US" w:eastAsia="en-US" w:bidi="ar-SA"/>
      </w:rPr>
    </w:lvl>
    <w:lvl w:ilvl="8" w:tplc="2FAE984C">
      <w:numFmt w:val="bullet"/>
      <w:lvlText w:val="•"/>
      <w:lvlJc w:val="left"/>
      <w:pPr>
        <w:ind w:left="5839" w:hanging="360"/>
      </w:pPr>
      <w:rPr>
        <w:rFonts w:hint="default"/>
        <w:lang w:val="en-US" w:eastAsia="en-US" w:bidi="ar-SA"/>
      </w:rPr>
    </w:lvl>
  </w:abstractNum>
  <w:abstractNum w:abstractNumId="29" w15:restartNumberingAfterBreak="0">
    <w:nsid w:val="608E7AB6"/>
    <w:multiLevelType w:val="multilevel"/>
    <w:tmpl w:val="41BAFDB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2495983"/>
    <w:multiLevelType w:val="hybridMultilevel"/>
    <w:tmpl w:val="8B222138"/>
    <w:lvl w:ilvl="0" w:tplc="C360ECD8">
      <w:numFmt w:val="bullet"/>
      <w:lvlText w:val=""/>
      <w:lvlJc w:val="left"/>
      <w:pPr>
        <w:ind w:left="838" w:hanging="360"/>
      </w:pPr>
      <w:rPr>
        <w:rFonts w:ascii="Symbol" w:eastAsia="Symbol" w:hAnsi="Symbol" w:cs="Symbol" w:hint="default"/>
        <w:b w:val="0"/>
        <w:bCs w:val="0"/>
        <w:i w:val="0"/>
        <w:iCs w:val="0"/>
        <w:spacing w:val="0"/>
        <w:w w:val="100"/>
        <w:sz w:val="18"/>
        <w:szCs w:val="18"/>
        <w:lang w:val="en-US" w:eastAsia="en-US" w:bidi="ar-SA"/>
      </w:rPr>
    </w:lvl>
    <w:lvl w:ilvl="1" w:tplc="D9486196">
      <w:numFmt w:val="bullet"/>
      <w:lvlText w:val="•"/>
      <w:lvlJc w:val="left"/>
      <w:pPr>
        <w:ind w:left="1414" w:hanging="360"/>
      </w:pPr>
      <w:rPr>
        <w:rFonts w:hint="default"/>
        <w:lang w:val="en-US" w:eastAsia="en-US" w:bidi="ar-SA"/>
      </w:rPr>
    </w:lvl>
    <w:lvl w:ilvl="2" w:tplc="4E9634E2">
      <w:numFmt w:val="bullet"/>
      <w:lvlText w:val="•"/>
      <w:lvlJc w:val="left"/>
      <w:pPr>
        <w:ind w:left="1988" w:hanging="360"/>
      </w:pPr>
      <w:rPr>
        <w:rFonts w:hint="default"/>
        <w:lang w:val="en-US" w:eastAsia="en-US" w:bidi="ar-SA"/>
      </w:rPr>
    </w:lvl>
    <w:lvl w:ilvl="3" w:tplc="1244FAB8">
      <w:numFmt w:val="bullet"/>
      <w:lvlText w:val="•"/>
      <w:lvlJc w:val="left"/>
      <w:pPr>
        <w:ind w:left="2562" w:hanging="360"/>
      </w:pPr>
      <w:rPr>
        <w:rFonts w:hint="default"/>
        <w:lang w:val="en-US" w:eastAsia="en-US" w:bidi="ar-SA"/>
      </w:rPr>
    </w:lvl>
    <w:lvl w:ilvl="4" w:tplc="F87C5D8C">
      <w:numFmt w:val="bullet"/>
      <w:lvlText w:val="•"/>
      <w:lvlJc w:val="left"/>
      <w:pPr>
        <w:ind w:left="3136" w:hanging="360"/>
      </w:pPr>
      <w:rPr>
        <w:rFonts w:hint="default"/>
        <w:lang w:val="en-US" w:eastAsia="en-US" w:bidi="ar-SA"/>
      </w:rPr>
    </w:lvl>
    <w:lvl w:ilvl="5" w:tplc="480A1286">
      <w:numFmt w:val="bullet"/>
      <w:lvlText w:val="•"/>
      <w:lvlJc w:val="left"/>
      <w:pPr>
        <w:ind w:left="3710" w:hanging="360"/>
      </w:pPr>
      <w:rPr>
        <w:rFonts w:hint="default"/>
        <w:lang w:val="en-US" w:eastAsia="en-US" w:bidi="ar-SA"/>
      </w:rPr>
    </w:lvl>
    <w:lvl w:ilvl="6" w:tplc="EDF20F66">
      <w:numFmt w:val="bullet"/>
      <w:lvlText w:val="•"/>
      <w:lvlJc w:val="left"/>
      <w:pPr>
        <w:ind w:left="4284" w:hanging="360"/>
      </w:pPr>
      <w:rPr>
        <w:rFonts w:hint="default"/>
        <w:lang w:val="en-US" w:eastAsia="en-US" w:bidi="ar-SA"/>
      </w:rPr>
    </w:lvl>
    <w:lvl w:ilvl="7" w:tplc="22C8C7DA">
      <w:numFmt w:val="bullet"/>
      <w:lvlText w:val="•"/>
      <w:lvlJc w:val="left"/>
      <w:pPr>
        <w:ind w:left="4858" w:hanging="360"/>
      </w:pPr>
      <w:rPr>
        <w:rFonts w:hint="default"/>
        <w:lang w:val="en-US" w:eastAsia="en-US" w:bidi="ar-SA"/>
      </w:rPr>
    </w:lvl>
    <w:lvl w:ilvl="8" w:tplc="A6EE956E">
      <w:numFmt w:val="bullet"/>
      <w:lvlText w:val="•"/>
      <w:lvlJc w:val="left"/>
      <w:pPr>
        <w:ind w:left="5432" w:hanging="360"/>
      </w:pPr>
      <w:rPr>
        <w:rFonts w:hint="default"/>
        <w:lang w:val="en-US" w:eastAsia="en-US" w:bidi="ar-SA"/>
      </w:rPr>
    </w:lvl>
  </w:abstractNum>
  <w:abstractNum w:abstractNumId="31" w15:restartNumberingAfterBreak="0">
    <w:nsid w:val="65F07DE8"/>
    <w:multiLevelType w:val="hybridMultilevel"/>
    <w:tmpl w:val="F26A65E0"/>
    <w:lvl w:ilvl="0" w:tplc="040C0003">
      <w:start w:val="1"/>
      <w:numFmt w:val="bullet"/>
      <w:lvlText w:val="o"/>
      <w:lvlJc w:val="left"/>
      <w:pPr>
        <w:ind w:left="1080" w:hanging="360"/>
      </w:pPr>
      <w:rPr>
        <w:rFonts w:ascii="Courier New" w:hAnsi="Courier New" w:cs="Courier New" w:hint="default"/>
      </w:rPr>
    </w:lvl>
    <w:lvl w:ilvl="1" w:tplc="B9A2ED7E">
      <w:numFmt w:val="bullet"/>
      <w:lvlText w:val="•"/>
      <w:lvlJc w:val="left"/>
      <w:pPr>
        <w:ind w:left="1800" w:hanging="360"/>
      </w:pPr>
      <w:rPr>
        <w:rFonts w:ascii="Century Gothic" w:eastAsia="Times New Roman" w:hAnsi="Century Gothic" w:cs="Times New Roman"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6B3231B2"/>
    <w:multiLevelType w:val="hybridMultilevel"/>
    <w:tmpl w:val="59A0E5B8"/>
    <w:lvl w:ilvl="0" w:tplc="48BCD310">
      <w:numFmt w:val="bullet"/>
      <w:lvlText w:val=""/>
      <w:lvlJc w:val="left"/>
      <w:pPr>
        <w:ind w:left="1080" w:hanging="360"/>
      </w:pPr>
      <w:rPr>
        <w:rFonts w:ascii="Symbol" w:eastAsia="Symbol" w:hAnsi="Symbol" w:cs="Symbol" w:hint="default"/>
        <w:spacing w:val="0"/>
        <w:w w:val="100"/>
        <w:lang w:val="en-US" w:eastAsia="en-US" w:bidi="ar-SA"/>
      </w:rPr>
    </w:lvl>
    <w:lvl w:ilvl="1" w:tplc="A7D8A7E4">
      <w:numFmt w:val="bullet"/>
      <w:lvlText w:val="•"/>
      <w:lvlJc w:val="left"/>
      <w:pPr>
        <w:ind w:left="2052" w:hanging="360"/>
      </w:pPr>
      <w:rPr>
        <w:rFonts w:hint="default"/>
        <w:lang w:val="en-US" w:eastAsia="en-US" w:bidi="ar-SA"/>
      </w:rPr>
    </w:lvl>
    <w:lvl w:ilvl="2" w:tplc="6C682C7C">
      <w:numFmt w:val="bullet"/>
      <w:lvlText w:val="•"/>
      <w:lvlJc w:val="left"/>
      <w:pPr>
        <w:ind w:left="3024" w:hanging="360"/>
      </w:pPr>
      <w:rPr>
        <w:rFonts w:hint="default"/>
        <w:lang w:val="en-US" w:eastAsia="en-US" w:bidi="ar-SA"/>
      </w:rPr>
    </w:lvl>
    <w:lvl w:ilvl="3" w:tplc="E1DC6F44">
      <w:numFmt w:val="bullet"/>
      <w:lvlText w:val="•"/>
      <w:lvlJc w:val="left"/>
      <w:pPr>
        <w:ind w:left="3996" w:hanging="360"/>
      </w:pPr>
      <w:rPr>
        <w:rFonts w:hint="default"/>
        <w:lang w:val="en-US" w:eastAsia="en-US" w:bidi="ar-SA"/>
      </w:rPr>
    </w:lvl>
    <w:lvl w:ilvl="4" w:tplc="0D0A9A4E">
      <w:numFmt w:val="bullet"/>
      <w:lvlText w:val="•"/>
      <w:lvlJc w:val="left"/>
      <w:pPr>
        <w:ind w:left="4968" w:hanging="360"/>
      </w:pPr>
      <w:rPr>
        <w:rFonts w:hint="default"/>
        <w:lang w:val="en-US" w:eastAsia="en-US" w:bidi="ar-SA"/>
      </w:rPr>
    </w:lvl>
    <w:lvl w:ilvl="5" w:tplc="2F041584">
      <w:numFmt w:val="bullet"/>
      <w:lvlText w:val="•"/>
      <w:lvlJc w:val="left"/>
      <w:pPr>
        <w:ind w:left="5940" w:hanging="360"/>
      </w:pPr>
      <w:rPr>
        <w:rFonts w:hint="default"/>
        <w:lang w:val="en-US" w:eastAsia="en-US" w:bidi="ar-SA"/>
      </w:rPr>
    </w:lvl>
    <w:lvl w:ilvl="6" w:tplc="EAB60D8E">
      <w:numFmt w:val="bullet"/>
      <w:lvlText w:val="•"/>
      <w:lvlJc w:val="left"/>
      <w:pPr>
        <w:ind w:left="6912" w:hanging="360"/>
      </w:pPr>
      <w:rPr>
        <w:rFonts w:hint="default"/>
        <w:lang w:val="en-US" w:eastAsia="en-US" w:bidi="ar-SA"/>
      </w:rPr>
    </w:lvl>
    <w:lvl w:ilvl="7" w:tplc="64B28C70">
      <w:numFmt w:val="bullet"/>
      <w:lvlText w:val="•"/>
      <w:lvlJc w:val="left"/>
      <w:pPr>
        <w:ind w:left="7884" w:hanging="360"/>
      </w:pPr>
      <w:rPr>
        <w:rFonts w:hint="default"/>
        <w:lang w:val="en-US" w:eastAsia="en-US" w:bidi="ar-SA"/>
      </w:rPr>
    </w:lvl>
    <w:lvl w:ilvl="8" w:tplc="1818DAC0">
      <w:numFmt w:val="bullet"/>
      <w:lvlText w:val="•"/>
      <w:lvlJc w:val="left"/>
      <w:pPr>
        <w:ind w:left="8856" w:hanging="360"/>
      </w:pPr>
      <w:rPr>
        <w:rFonts w:hint="default"/>
        <w:lang w:val="en-US" w:eastAsia="en-US" w:bidi="ar-SA"/>
      </w:rPr>
    </w:lvl>
  </w:abstractNum>
  <w:abstractNum w:abstractNumId="33" w15:restartNumberingAfterBreak="0">
    <w:nsid w:val="6EA56DCF"/>
    <w:multiLevelType w:val="hybridMultilevel"/>
    <w:tmpl w:val="F3EC6D02"/>
    <w:lvl w:ilvl="0" w:tplc="678245A0">
      <w:numFmt w:val="bullet"/>
      <w:lvlText w:val=""/>
      <w:lvlJc w:val="left"/>
      <w:pPr>
        <w:ind w:left="830" w:hanging="360"/>
      </w:pPr>
      <w:rPr>
        <w:rFonts w:ascii="Symbol" w:eastAsia="Symbol" w:hAnsi="Symbol" w:cs="Symbol" w:hint="default"/>
        <w:b w:val="0"/>
        <w:bCs w:val="0"/>
        <w:i w:val="0"/>
        <w:iCs w:val="0"/>
        <w:spacing w:val="0"/>
        <w:w w:val="101"/>
        <w:sz w:val="18"/>
        <w:szCs w:val="18"/>
        <w:lang w:val="en-US" w:eastAsia="en-US" w:bidi="ar-SA"/>
      </w:rPr>
    </w:lvl>
    <w:lvl w:ilvl="1" w:tplc="6510B234">
      <w:numFmt w:val="bullet"/>
      <w:lvlText w:val="•"/>
      <w:lvlJc w:val="left"/>
      <w:pPr>
        <w:ind w:left="1181" w:hanging="360"/>
      </w:pPr>
      <w:rPr>
        <w:rFonts w:hint="default"/>
        <w:lang w:val="en-US" w:eastAsia="en-US" w:bidi="ar-SA"/>
      </w:rPr>
    </w:lvl>
    <w:lvl w:ilvl="2" w:tplc="19C034AE">
      <w:numFmt w:val="bullet"/>
      <w:lvlText w:val="•"/>
      <w:lvlJc w:val="left"/>
      <w:pPr>
        <w:ind w:left="1523" w:hanging="360"/>
      </w:pPr>
      <w:rPr>
        <w:rFonts w:hint="default"/>
        <w:lang w:val="en-US" w:eastAsia="en-US" w:bidi="ar-SA"/>
      </w:rPr>
    </w:lvl>
    <w:lvl w:ilvl="3" w:tplc="49CA5B36">
      <w:numFmt w:val="bullet"/>
      <w:lvlText w:val="•"/>
      <w:lvlJc w:val="left"/>
      <w:pPr>
        <w:ind w:left="1865" w:hanging="360"/>
      </w:pPr>
      <w:rPr>
        <w:rFonts w:hint="default"/>
        <w:lang w:val="en-US" w:eastAsia="en-US" w:bidi="ar-SA"/>
      </w:rPr>
    </w:lvl>
    <w:lvl w:ilvl="4" w:tplc="AEB857E6">
      <w:numFmt w:val="bullet"/>
      <w:lvlText w:val="•"/>
      <w:lvlJc w:val="left"/>
      <w:pPr>
        <w:ind w:left="2206" w:hanging="360"/>
      </w:pPr>
      <w:rPr>
        <w:rFonts w:hint="default"/>
        <w:lang w:val="en-US" w:eastAsia="en-US" w:bidi="ar-SA"/>
      </w:rPr>
    </w:lvl>
    <w:lvl w:ilvl="5" w:tplc="9A5ADBD4">
      <w:numFmt w:val="bullet"/>
      <w:lvlText w:val="•"/>
      <w:lvlJc w:val="left"/>
      <w:pPr>
        <w:ind w:left="2548" w:hanging="360"/>
      </w:pPr>
      <w:rPr>
        <w:rFonts w:hint="default"/>
        <w:lang w:val="en-US" w:eastAsia="en-US" w:bidi="ar-SA"/>
      </w:rPr>
    </w:lvl>
    <w:lvl w:ilvl="6" w:tplc="CE88BD1E">
      <w:numFmt w:val="bullet"/>
      <w:lvlText w:val="•"/>
      <w:lvlJc w:val="left"/>
      <w:pPr>
        <w:ind w:left="2890" w:hanging="360"/>
      </w:pPr>
      <w:rPr>
        <w:rFonts w:hint="default"/>
        <w:lang w:val="en-US" w:eastAsia="en-US" w:bidi="ar-SA"/>
      </w:rPr>
    </w:lvl>
    <w:lvl w:ilvl="7" w:tplc="C04A5A6C">
      <w:numFmt w:val="bullet"/>
      <w:lvlText w:val="•"/>
      <w:lvlJc w:val="left"/>
      <w:pPr>
        <w:ind w:left="3231" w:hanging="360"/>
      </w:pPr>
      <w:rPr>
        <w:rFonts w:hint="default"/>
        <w:lang w:val="en-US" w:eastAsia="en-US" w:bidi="ar-SA"/>
      </w:rPr>
    </w:lvl>
    <w:lvl w:ilvl="8" w:tplc="7722BAB8">
      <w:numFmt w:val="bullet"/>
      <w:lvlText w:val="•"/>
      <w:lvlJc w:val="left"/>
      <w:pPr>
        <w:ind w:left="3573" w:hanging="360"/>
      </w:pPr>
      <w:rPr>
        <w:rFonts w:hint="default"/>
        <w:lang w:val="en-US" w:eastAsia="en-US" w:bidi="ar-SA"/>
      </w:rPr>
    </w:lvl>
  </w:abstractNum>
  <w:abstractNum w:abstractNumId="34" w15:restartNumberingAfterBreak="0">
    <w:nsid w:val="745128DD"/>
    <w:multiLevelType w:val="hybridMultilevel"/>
    <w:tmpl w:val="B66E08C6"/>
    <w:lvl w:ilvl="0" w:tplc="D3169EC8">
      <w:numFmt w:val="bullet"/>
      <w:lvlText w:val=""/>
      <w:lvlJc w:val="left"/>
      <w:pPr>
        <w:ind w:left="825" w:hanging="360"/>
      </w:pPr>
      <w:rPr>
        <w:rFonts w:ascii="Symbol" w:eastAsia="Symbol" w:hAnsi="Symbol" w:cs="Symbol" w:hint="default"/>
        <w:b w:val="0"/>
        <w:bCs w:val="0"/>
        <w:i w:val="0"/>
        <w:iCs w:val="0"/>
        <w:spacing w:val="0"/>
        <w:w w:val="101"/>
        <w:sz w:val="18"/>
        <w:szCs w:val="18"/>
        <w:lang w:val="en-US" w:eastAsia="en-US" w:bidi="ar-SA"/>
      </w:rPr>
    </w:lvl>
    <w:lvl w:ilvl="1" w:tplc="D11CDA80">
      <w:numFmt w:val="bullet"/>
      <w:lvlText w:val="•"/>
      <w:lvlJc w:val="left"/>
      <w:pPr>
        <w:ind w:left="1115" w:hanging="360"/>
      </w:pPr>
      <w:rPr>
        <w:rFonts w:hint="default"/>
        <w:lang w:val="en-US" w:eastAsia="en-US" w:bidi="ar-SA"/>
      </w:rPr>
    </w:lvl>
    <w:lvl w:ilvl="2" w:tplc="FA7ACA9E">
      <w:numFmt w:val="bullet"/>
      <w:lvlText w:val="•"/>
      <w:lvlJc w:val="left"/>
      <w:pPr>
        <w:ind w:left="1410" w:hanging="360"/>
      </w:pPr>
      <w:rPr>
        <w:rFonts w:hint="default"/>
        <w:lang w:val="en-US" w:eastAsia="en-US" w:bidi="ar-SA"/>
      </w:rPr>
    </w:lvl>
    <w:lvl w:ilvl="3" w:tplc="B7D0294A">
      <w:numFmt w:val="bullet"/>
      <w:lvlText w:val="•"/>
      <w:lvlJc w:val="left"/>
      <w:pPr>
        <w:ind w:left="1705" w:hanging="360"/>
      </w:pPr>
      <w:rPr>
        <w:rFonts w:hint="default"/>
        <w:lang w:val="en-US" w:eastAsia="en-US" w:bidi="ar-SA"/>
      </w:rPr>
    </w:lvl>
    <w:lvl w:ilvl="4" w:tplc="7528FBCC">
      <w:numFmt w:val="bullet"/>
      <w:lvlText w:val="•"/>
      <w:lvlJc w:val="left"/>
      <w:pPr>
        <w:ind w:left="2001" w:hanging="360"/>
      </w:pPr>
      <w:rPr>
        <w:rFonts w:hint="default"/>
        <w:lang w:val="en-US" w:eastAsia="en-US" w:bidi="ar-SA"/>
      </w:rPr>
    </w:lvl>
    <w:lvl w:ilvl="5" w:tplc="64A80C6E">
      <w:numFmt w:val="bullet"/>
      <w:lvlText w:val="•"/>
      <w:lvlJc w:val="left"/>
      <w:pPr>
        <w:ind w:left="2296" w:hanging="360"/>
      </w:pPr>
      <w:rPr>
        <w:rFonts w:hint="default"/>
        <w:lang w:val="en-US" w:eastAsia="en-US" w:bidi="ar-SA"/>
      </w:rPr>
    </w:lvl>
    <w:lvl w:ilvl="6" w:tplc="3292976A">
      <w:numFmt w:val="bullet"/>
      <w:lvlText w:val="•"/>
      <w:lvlJc w:val="left"/>
      <w:pPr>
        <w:ind w:left="2591" w:hanging="360"/>
      </w:pPr>
      <w:rPr>
        <w:rFonts w:hint="default"/>
        <w:lang w:val="en-US" w:eastAsia="en-US" w:bidi="ar-SA"/>
      </w:rPr>
    </w:lvl>
    <w:lvl w:ilvl="7" w:tplc="64740B8C">
      <w:numFmt w:val="bullet"/>
      <w:lvlText w:val="•"/>
      <w:lvlJc w:val="left"/>
      <w:pPr>
        <w:ind w:left="2887" w:hanging="360"/>
      </w:pPr>
      <w:rPr>
        <w:rFonts w:hint="default"/>
        <w:lang w:val="en-US" w:eastAsia="en-US" w:bidi="ar-SA"/>
      </w:rPr>
    </w:lvl>
    <w:lvl w:ilvl="8" w:tplc="6A0EF6FC">
      <w:numFmt w:val="bullet"/>
      <w:lvlText w:val="•"/>
      <w:lvlJc w:val="left"/>
      <w:pPr>
        <w:ind w:left="3182" w:hanging="360"/>
      </w:pPr>
      <w:rPr>
        <w:rFonts w:hint="default"/>
        <w:lang w:val="en-US" w:eastAsia="en-US" w:bidi="ar-SA"/>
      </w:rPr>
    </w:lvl>
  </w:abstractNum>
  <w:abstractNum w:abstractNumId="35" w15:restartNumberingAfterBreak="0">
    <w:nsid w:val="7520138B"/>
    <w:multiLevelType w:val="hybridMultilevel"/>
    <w:tmpl w:val="E31C467A"/>
    <w:lvl w:ilvl="0" w:tplc="26B2D960">
      <w:numFmt w:val="bullet"/>
      <w:lvlText w:val=""/>
      <w:lvlJc w:val="left"/>
      <w:pPr>
        <w:ind w:left="838" w:hanging="360"/>
      </w:pPr>
      <w:rPr>
        <w:rFonts w:ascii="Symbol" w:eastAsia="Symbol" w:hAnsi="Symbol" w:cs="Symbol" w:hint="default"/>
        <w:b w:val="0"/>
        <w:bCs w:val="0"/>
        <w:i w:val="0"/>
        <w:iCs w:val="0"/>
        <w:spacing w:val="0"/>
        <w:w w:val="101"/>
        <w:sz w:val="18"/>
        <w:szCs w:val="18"/>
        <w:lang w:val="en-US" w:eastAsia="en-US" w:bidi="ar-SA"/>
      </w:rPr>
    </w:lvl>
    <w:lvl w:ilvl="1" w:tplc="BAB42450">
      <w:numFmt w:val="bullet"/>
      <w:lvlText w:val="•"/>
      <w:lvlJc w:val="left"/>
      <w:pPr>
        <w:ind w:left="1414" w:hanging="360"/>
      </w:pPr>
      <w:rPr>
        <w:rFonts w:hint="default"/>
        <w:lang w:val="en-US" w:eastAsia="en-US" w:bidi="ar-SA"/>
      </w:rPr>
    </w:lvl>
    <w:lvl w:ilvl="2" w:tplc="78445686">
      <w:numFmt w:val="bullet"/>
      <w:lvlText w:val="•"/>
      <w:lvlJc w:val="left"/>
      <w:pPr>
        <w:ind w:left="1988" w:hanging="360"/>
      </w:pPr>
      <w:rPr>
        <w:rFonts w:hint="default"/>
        <w:lang w:val="en-US" w:eastAsia="en-US" w:bidi="ar-SA"/>
      </w:rPr>
    </w:lvl>
    <w:lvl w:ilvl="3" w:tplc="DFC4193C">
      <w:numFmt w:val="bullet"/>
      <w:lvlText w:val="•"/>
      <w:lvlJc w:val="left"/>
      <w:pPr>
        <w:ind w:left="2562" w:hanging="360"/>
      </w:pPr>
      <w:rPr>
        <w:rFonts w:hint="default"/>
        <w:lang w:val="en-US" w:eastAsia="en-US" w:bidi="ar-SA"/>
      </w:rPr>
    </w:lvl>
    <w:lvl w:ilvl="4" w:tplc="775C718C">
      <w:numFmt w:val="bullet"/>
      <w:lvlText w:val="•"/>
      <w:lvlJc w:val="left"/>
      <w:pPr>
        <w:ind w:left="3136" w:hanging="360"/>
      </w:pPr>
      <w:rPr>
        <w:rFonts w:hint="default"/>
        <w:lang w:val="en-US" w:eastAsia="en-US" w:bidi="ar-SA"/>
      </w:rPr>
    </w:lvl>
    <w:lvl w:ilvl="5" w:tplc="6E5C2C4E">
      <w:numFmt w:val="bullet"/>
      <w:lvlText w:val="•"/>
      <w:lvlJc w:val="left"/>
      <w:pPr>
        <w:ind w:left="3710" w:hanging="360"/>
      </w:pPr>
      <w:rPr>
        <w:rFonts w:hint="default"/>
        <w:lang w:val="en-US" w:eastAsia="en-US" w:bidi="ar-SA"/>
      </w:rPr>
    </w:lvl>
    <w:lvl w:ilvl="6" w:tplc="FC7A7B6A">
      <w:numFmt w:val="bullet"/>
      <w:lvlText w:val="•"/>
      <w:lvlJc w:val="left"/>
      <w:pPr>
        <w:ind w:left="4284" w:hanging="360"/>
      </w:pPr>
      <w:rPr>
        <w:rFonts w:hint="default"/>
        <w:lang w:val="en-US" w:eastAsia="en-US" w:bidi="ar-SA"/>
      </w:rPr>
    </w:lvl>
    <w:lvl w:ilvl="7" w:tplc="F3FEFA3C">
      <w:numFmt w:val="bullet"/>
      <w:lvlText w:val="•"/>
      <w:lvlJc w:val="left"/>
      <w:pPr>
        <w:ind w:left="4858" w:hanging="360"/>
      </w:pPr>
      <w:rPr>
        <w:rFonts w:hint="default"/>
        <w:lang w:val="en-US" w:eastAsia="en-US" w:bidi="ar-SA"/>
      </w:rPr>
    </w:lvl>
    <w:lvl w:ilvl="8" w:tplc="8ECCB5AA">
      <w:numFmt w:val="bullet"/>
      <w:lvlText w:val="•"/>
      <w:lvlJc w:val="left"/>
      <w:pPr>
        <w:ind w:left="5432" w:hanging="360"/>
      </w:pPr>
      <w:rPr>
        <w:rFonts w:hint="default"/>
        <w:lang w:val="en-US" w:eastAsia="en-US" w:bidi="ar-SA"/>
      </w:rPr>
    </w:lvl>
  </w:abstractNum>
  <w:abstractNum w:abstractNumId="36" w15:restartNumberingAfterBreak="0">
    <w:nsid w:val="759B0FC9"/>
    <w:multiLevelType w:val="hybridMultilevel"/>
    <w:tmpl w:val="89340518"/>
    <w:lvl w:ilvl="0" w:tplc="DD00CB9C">
      <w:numFmt w:val="bullet"/>
      <w:lvlText w:val=""/>
      <w:lvlJc w:val="left"/>
      <w:pPr>
        <w:ind w:left="753" w:hanging="360"/>
      </w:pPr>
      <w:rPr>
        <w:rFonts w:ascii="Symbol" w:eastAsia="Symbol" w:hAnsi="Symbol" w:cs="Symbol" w:hint="default"/>
        <w:b w:val="0"/>
        <w:bCs w:val="0"/>
        <w:i w:val="0"/>
        <w:iCs w:val="0"/>
        <w:spacing w:val="0"/>
        <w:w w:val="101"/>
        <w:sz w:val="18"/>
        <w:szCs w:val="18"/>
        <w:lang w:val="en-US" w:eastAsia="en-US" w:bidi="ar-SA"/>
      </w:rPr>
    </w:lvl>
    <w:lvl w:ilvl="1" w:tplc="BF0E01C8">
      <w:numFmt w:val="bullet"/>
      <w:lvlText w:val="•"/>
      <w:lvlJc w:val="left"/>
      <w:pPr>
        <w:ind w:left="1394" w:hanging="360"/>
      </w:pPr>
      <w:rPr>
        <w:rFonts w:hint="default"/>
        <w:lang w:val="en-US" w:eastAsia="en-US" w:bidi="ar-SA"/>
      </w:rPr>
    </w:lvl>
    <w:lvl w:ilvl="2" w:tplc="A37EAFCE">
      <w:numFmt w:val="bullet"/>
      <w:lvlText w:val="•"/>
      <w:lvlJc w:val="left"/>
      <w:pPr>
        <w:ind w:left="2029" w:hanging="360"/>
      </w:pPr>
      <w:rPr>
        <w:rFonts w:hint="default"/>
        <w:lang w:val="en-US" w:eastAsia="en-US" w:bidi="ar-SA"/>
      </w:rPr>
    </w:lvl>
    <w:lvl w:ilvl="3" w:tplc="2356103C">
      <w:numFmt w:val="bullet"/>
      <w:lvlText w:val="•"/>
      <w:lvlJc w:val="left"/>
      <w:pPr>
        <w:ind w:left="2664" w:hanging="360"/>
      </w:pPr>
      <w:rPr>
        <w:rFonts w:hint="default"/>
        <w:lang w:val="en-US" w:eastAsia="en-US" w:bidi="ar-SA"/>
      </w:rPr>
    </w:lvl>
    <w:lvl w:ilvl="4" w:tplc="26C4BAA8">
      <w:numFmt w:val="bullet"/>
      <w:lvlText w:val="•"/>
      <w:lvlJc w:val="left"/>
      <w:pPr>
        <w:ind w:left="3299" w:hanging="360"/>
      </w:pPr>
      <w:rPr>
        <w:rFonts w:hint="default"/>
        <w:lang w:val="en-US" w:eastAsia="en-US" w:bidi="ar-SA"/>
      </w:rPr>
    </w:lvl>
    <w:lvl w:ilvl="5" w:tplc="74263DEA">
      <w:numFmt w:val="bullet"/>
      <w:lvlText w:val="•"/>
      <w:lvlJc w:val="left"/>
      <w:pPr>
        <w:ind w:left="3934" w:hanging="360"/>
      </w:pPr>
      <w:rPr>
        <w:rFonts w:hint="default"/>
        <w:lang w:val="en-US" w:eastAsia="en-US" w:bidi="ar-SA"/>
      </w:rPr>
    </w:lvl>
    <w:lvl w:ilvl="6" w:tplc="C6DEE0D0">
      <w:numFmt w:val="bullet"/>
      <w:lvlText w:val="•"/>
      <w:lvlJc w:val="left"/>
      <w:pPr>
        <w:ind w:left="4569" w:hanging="360"/>
      </w:pPr>
      <w:rPr>
        <w:rFonts w:hint="default"/>
        <w:lang w:val="en-US" w:eastAsia="en-US" w:bidi="ar-SA"/>
      </w:rPr>
    </w:lvl>
    <w:lvl w:ilvl="7" w:tplc="29EA72D0">
      <w:numFmt w:val="bullet"/>
      <w:lvlText w:val="•"/>
      <w:lvlJc w:val="left"/>
      <w:pPr>
        <w:ind w:left="5204" w:hanging="360"/>
      </w:pPr>
      <w:rPr>
        <w:rFonts w:hint="default"/>
        <w:lang w:val="en-US" w:eastAsia="en-US" w:bidi="ar-SA"/>
      </w:rPr>
    </w:lvl>
    <w:lvl w:ilvl="8" w:tplc="02944D6C">
      <w:numFmt w:val="bullet"/>
      <w:lvlText w:val="•"/>
      <w:lvlJc w:val="left"/>
      <w:pPr>
        <w:ind w:left="5839" w:hanging="360"/>
      </w:pPr>
      <w:rPr>
        <w:rFonts w:hint="default"/>
        <w:lang w:val="en-US" w:eastAsia="en-US" w:bidi="ar-SA"/>
      </w:rPr>
    </w:lvl>
  </w:abstractNum>
  <w:abstractNum w:abstractNumId="37" w15:restartNumberingAfterBreak="0">
    <w:nsid w:val="7908722F"/>
    <w:multiLevelType w:val="hybridMultilevel"/>
    <w:tmpl w:val="975887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A683EB2"/>
    <w:multiLevelType w:val="multilevel"/>
    <w:tmpl w:val="ECD0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8044C6"/>
    <w:multiLevelType w:val="hybridMultilevel"/>
    <w:tmpl w:val="6A5A8698"/>
    <w:lvl w:ilvl="0" w:tplc="EFF07524">
      <w:numFmt w:val="bullet"/>
      <w:lvlText w:val=""/>
      <w:lvlJc w:val="left"/>
      <w:pPr>
        <w:ind w:left="825" w:hanging="360"/>
      </w:pPr>
      <w:rPr>
        <w:rFonts w:ascii="Symbol" w:eastAsia="Symbol" w:hAnsi="Symbol" w:cs="Symbol" w:hint="default"/>
        <w:b w:val="0"/>
        <w:bCs w:val="0"/>
        <w:i w:val="0"/>
        <w:iCs w:val="0"/>
        <w:spacing w:val="0"/>
        <w:w w:val="101"/>
        <w:sz w:val="18"/>
        <w:szCs w:val="18"/>
        <w:lang w:val="en-US" w:eastAsia="en-US" w:bidi="ar-SA"/>
      </w:rPr>
    </w:lvl>
    <w:lvl w:ilvl="1" w:tplc="813C5DD0">
      <w:numFmt w:val="bullet"/>
      <w:lvlText w:val="•"/>
      <w:lvlJc w:val="left"/>
      <w:pPr>
        <w:ind w:left="1134" w:hanging="360"/>
      </w:pPr>
      <w:rPr>
        <w:rFonts w:hint="default"/>
        <w:lang w:val="en-US" w:eastAsia="en-US" w:bidi="ar-SA"/>
      </w:rPr>
    </w:lvl>
    <w:lvl w:ilvl="2" w:tplc="5B3CA096">
      <w:numFmt w:val="bullet"/>
      <w:lvlText w:val="•"/>
      <w:lvlJc w:val="left"/>
      <w:pPr>
        <w:ind w:left="1449" w:hanging="360"/>
      </w:pPr>
      <w:rPr>
        <w:rFonts w:hint="default"/>
        <w:lang w:val="en-US" w:eastAsia="en-US" w:bidi="ar-SA"/>
      </w:rPr>
    </w:lvl>
    <w:lvl w:ilvl="3" w:tplc="2FE81D54">
      <w:numFmt w:val="bullet"/>
      <w:lvlText w:val="•"/>
      <w:lvlJc w:val="left"/>
      <w:pPr>
        <w:ind w:left="1764" w:hanging="360"/>
      </w:pPr>
      <w:rPr>
        <w:rFonts w:hint="default"/>
        <w:lang w:val="en-US" w:eastAsia="en-US" w:bidi="ar-SA"/>
      </w:rPr>
    </w:lvl>
    <w:lvl w:ilvl="4" w:tplc="AADC67FC">
      <w:numFmt w:val="bullet"/>
      <w:lvlText w:val="•"/>
      <w:lvlJc w:val="left"/>
      <w:pPr>
        <w:ind w:left="2079" w:hanging="360"/>
      </w:pPr>
      <w:rPr>
        <w:rFonts w:hint="default"/>
        <w:lang w:val="en-US" w:eastAsia="en-US" w:bidi="ar-SA"/>
      </w:rPr>
    </w:lvl>
    <w:lvl w:ilvl="5" w:tplc="CAA0E1AE">
      <w:numFmt w:val="bullet"/>
      <w:lvlText w:val="•"/>
      <w:lvlJc w:val="left"/>
      <w:pPr>
        <w:ind w:left="2394" w:hanging="360"/>
      </w:pPr>
      <w:rPr>
        <w:rFonts w:hint="default"/>
        <w:lang w:val="en-US" w:eastAsia="en-US" w:bidi="ar-SA"/>
      </w:rPr>
    </w:lvl>
    <w:lvl w:ilvl="6" w:tplc="4C04A8BA">
      <w:numFmt w:val="bullet"/>
      <w:lvlText w:val="•"/>
      <w:lvlJc w:val="left"/>
      <w:pPr>
        <w:ind w:left="2709" w:hanging="360"/>
      </w:pPr>
      <w:rPr>
        <w:rFonts w:hint="default"/>
        <w:lang w:val="en-US" w:eastAsia="en-US" w:bidi="ar-SA"/>
      </w:rPr>
    </w:lvl>
    <w:lvl w:ilvl="7" w:tplc="766A35C2">
      <w:numFmt w:val="bullet"/>
      <w:lvlText w:val="•"/>
      <w:lvlJc w:val="left"/>
      <w:pPr>
        <w:ind w:left="3024" w:hanging="360"/>
      </w:pPr>
      <w:rPr>
        <w:rFonts w:hint="default"/>
        <w:lang w:val="en-US" w:eastAsia="en-US" w:bidi="ar-SA"/>
      </w:rPr>
    </w:lvl>
    <w:lvl w:ilvl="8" w:tplc="D54089AC">
      <w:numFmt w:val="bullet"/>
      <w:lvlText w:val="•"/>
      <w:lvlJc w:val="left"/>
      <w:pPr>
        <w:ind w:left="3339" w:hanging="360"/>
      </w:pPr>
      <w:rPr>
        <w:rFonts w:hint="default"/>
        <w:lang w:val="en-US" w:eastAsia="en-US" w:bidi="ar-SA"/>
      </w:rPr>
    </w:lvl>
  </w:abstractNum>
  <w:num w:numId="1" w16cid:durableId="1212576034">
    <w:abstractNumId w:val="13"/>
  </w:num>
  <w:num w:numId="2" w16cid:durableId="1743717558">
    <w:abstractNumId w:val="26"/>
  </w:num>
  <w:num w:numId="3" w16cid:durableId="1820150827">
    <w:abstractNumId w:val="21"/>
  </w:num>
  <w:num w:numId="4" w16cid:durableId="262423987">
    <w:abstractNumId w:val="33"/>
  </w:num>
  <w:num w:numId="5" w16cid:durableId="1079449202">
    <w:abstractNumId w:val="3"/>
  </w:num>
  <w:num w:numId="6" w16cid:durableId="1004669768">
    <w:abstractNumId w:val="15"/>
  </w:num>
  <w:num w:numId="7" w16cid:durableId="1004864308">
    <w:abstractNumId w:val="27"/>
  </w:num>
  <w:num w:numId="8" w16cid:durableId="1564364983">
    <w:abstractNumId w:val="8"/>
  </w:num>
  <w:num w:numId="9" w16cid:durableId="520125691">
    <w:abstractNumId w:val="17"/>
  </w:num>
  <w:num w:numId="10" w16cid:durableId="2012173030">
    <w:abstractNumId w:val="2"/>
  </w:num>
  <w:num w:numId="11" w16cid:durableId="99228847">
    <w:abstractNumId w:val="25"/>
  </w:num>
  <w:num w:numId="12" w16cid:durableId="2054038418">
    <w:abstractNumId w:val="22"/>
  </w:num>
  <w:num w:numId="13" w16cid:durableId="170609204">
    <w:abstractNumId w:val="34"/>
  </w:num>
  <w:num w:numId="14" w16cid:durableId="1256936158">
    <w:abstractNumId w:val="16"/>
  </w:num>
  <w:num w:numId="15" w16cid:durableId="1604722220">
    <w:abstractNumId w:val="19"/>
  </w:num>
  <w:num w:numId="16" w16cid:durableId="1870606623">
    <w:abstractNumId w:val="20"/>
  </w:num>
  <w:num w:numId="17" w16cid:durableId="336621162">
    <w:abstractNumId w:val="39"/>
  </w:num>
  <w:num w:numId="18" w16cid:durableId="1130586594">
    <w:abstractNumId w:val="14"/>
  </w:num>
  <w:num w:numId="19" w16cid:durableId="598147354">
    <w:abstractNumId w:val="36"/>
  </w:num>
  <w:num w:numId="20" w16cid:durableId="769472043">
    <w:abstractNumId w:val="24"/>
  </w:num>
  <w:num w:numId="21" w16cid:durableId="1383599576">
    <w:abstractNumId w:val="28"/>
  </w:num>
  <w:num w:numId="22" w16cid:durableId="1297832923">
    <w:abstractNumId w:val="0"/>
  </w:num>
  <w:num w:numId="23" w16cid:durableId="1426421136">
    <w:abstractNumId w:val="32"/>
  </w:num>
  <w:num w:numId="24" w16cid:durableId="2023163467">
    <w:abstractNumId w:val="5"/>
  </w:num>
  <w:num w:numId="25" w16cid:durableId="1497190718">
    <w:abstractNumId w:val="12"/>
  </w:num>
  <w:num w:numId="26" w16cid:durableId="1471704709">
    <w:abstractNumId w:val="11"/>
  </w:num>
  <w:num w:numId="27" w16cid:durableId="350761303">
    <w:abstractNumId w:val="9"/>
  </w:num>
  <w:num w:numId="28" w16cid:durableId="1501122090">
    <w:abstractNumId w:val="30"/>
  </w:num>
  <w:num w:numId="29" w16cid:durableId="1505634014">
    <w:abstractNumId w:val="35"/>
  </w:num>
  <w:num w:numId="30" w16cid:durableId="759641584">
    <w:abstractNumId w:val="10"/>
  </w:num>
  <w:num w:numId="31" w16cid:durableId="1780417523">
    <w:abstractNumId w:val="7"/>
  </w:num>
  <w:num w:numId="32" w16cid:durableId="1141077217">
    <w:abstractNumId w:val="23"/>
  </w:num>
  <w:num w:numId="33" w16cid:durableId="20129203">
    <w:abstractNumId w:val="1"/>
  </w:num>
  <w:num w:numId="34" w16cid:durableId="98724864">
    <w:abstractNumId w:val="4"/>
  </w:num>
  <w:num w:numId="35" w16cid:durableId="622611603">
    <w:abstractNumId w:val="31"/>
  </w:num>
  <w:num w:numId="36" w16cid:durableId="862060938">
    <w:abstractNumId w:val="18"/>
  </w:num>
  <w:num w:numId="37" w16cid:durableId="159388386">
    <w:abstractNumId w:val="38"/>
  </w:num>
  <w:num w:numId="38" w16cid:durableId="688726346">
    <w:abstractNumId w:val="37"/>
  </w:num>
  <w:num w:numId="39" w16cid:durableId="693506959">
    <w:abstractNumId w:val="6"/>
  </w:num>
  <w:num w:numId="40" w16cid:durableId="1834685388">
    <w:abstractNumId w:val="29"/>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Stringer">
    <w15:presenceInfo w15:providerId="AD" w15:userId="S::jonathan.stringer@handelsbanken.co.uk::d7b5fad5-72e0-44f8-8f67-f8fbc5f32ff4"/>
  </w15:person>
  <w15:person w15:author="Joanne Gregson">
    <w15:presenceInfo w15:providerId="AD" w15:userId="S::joanne.gregson@handelsbanken.co.uk::5eebb412-d20d-4f26-b5d7-fb0fdb8c71ba"/>
  </w15:person>
  <w15:person w15:author="Abigail Ogunjobi">
    <w15:presenceInfo w15:providerId="AD" w15:userId="S::abigail.ogunjobi@handelsbanken.co.uk::f383083b-1f72-4092-b164-3628203efe23"/>
  </w15:person>
  <w15:person w15:author="Jean-Pierre Marshall">
    <w15:presenceInfo w15:providerId="AD" w15:userId="S::jean.pierre.marshall@handelsbanken.co.uk::5bc68bea-90d5-41fb-8452-8b273ed1d1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1A5"/>
    <w:rsid w:val="00002581"/>
    <w:rsid w:val="00003773"/>
    <w:rsid w:val="00022891"/>
    <w:rsid w:val="00023A52"/>
    <w:rsid w:val="00031B9C"/>
    <w:rsid w:val="000352F3"/>
    <w:rsid w:val="00055A65"/>
    <w:rsid w:val="00072E76"/>
    <w:rsid w:val="00080243"/>
    <w:rsid w:val="00081F14"/>
    <w:rsid w:val="0008680A"/>
    <w:rsid w:val="000922CB"/>
    <w:rsid w:val="000939FE"/>
    <w:rsid w:val="000A09BB"/>
    <w:rsid w:val="000B3D84"/>
    <w:rsid w:val="000B5313"/>
    <w:rsid w:val="000D5704"/>
    <w:rsid w:val="00105CB1"/>
    <w:rsid w:val="001166BE"/>
    <w:rsid w:val="00144BD3"/>
    <w:rsid w:val="001560BE"/>
    <w:rsid w:val="00160F7C"/>
    <w:rsid w:val="00175056"/>
    <w:rsid w:val="00184379"/>
    <w:rsid w:val="001B0191"/>
    <w:rsid w:val="001B646F"/>
    <w:rsid w:val="001E35B2"/>
    <w:rsid w:val="001F1790"/>
    <w:rsid w:val="00216F00"/>
    <w:rsid w:val="00217080"/>
    <w:rsid w:val="002474CF"/>
    <w:rsid w:val="0029507C"/>
    <w:rsid w:val="002B6588"/>
    <w:rsid w:val="002E1D07"/>
    <w:rsid w:val="002E211D"/>
    <w:rsid w:val="00330424"/>
    <w:rsid w:val="003411BC"/>
    <w:rsid w:val="00341750"/>
    <w:rsid w:val="0034501F"/>
    <w:rsid w:val="0035177E"/>
    <w:rsid w:val="003612ED"/>
    <w:rsid w:val="00381574"/>
    <w:rsid w:val="00391EBE"/>
    <w:rsid w:val="0039357E"/>
    <w:rsid w:val="003A704A"/>
    <w:rsid w:val="003B40FB"/>
    <w:rsid w:val="003E30D7"/>
    <w:rsid w:val="004061CE"/>
    <w:rsid w:val="00406E6F"/>
    <w:rsid w:val="0041769D"/>
    <w:rsid w:val="00432545"/>
    <w:rsid w:val="00464936"/>
    <w:rsid w:val="0047434A"/>
    <w:rsid w:val="00476F1A"/>
    <w:rsid w:val="004824FF"/>
    <w:rsid w:val="00483356"/>
    <w:rsid w:val="00485A52"/>
    <w:rsid w:val="00487975"/>
    <w:rsid w:val="004A6CE3"/>
    <w:rsid w:val="004B6121"/>
    <w:rsid w:val="004D13A9"/>
    <w:rsid w:val="004D64D6"/>
    <w:rsid w:val="004E51E7"/>
    <w:rsid w:val="00512E80"/>
    <w:rsid w:val="005254AB"/>
    <w:rsid w:val="00552872"/>
    <w:rsid w:val="0057103F"/>
    <w:rsid w:val="00575AEF"/>
    <w:rsid w:val="00583488"/>
    <w:rsid w:val="005C353D"/>
    <w:rsid w:val="00630885"/>
    <w:rsid w:val="006352D6"/>
    <w:rsid w:val="00647A49"/>
    <w:rsid w:val="006527D3"/>
    <w:rsid w:val="00653EAB"/>
    <w:rsid w:val="006942BE"/>
    <w:rsid w:val="00695478"/>
    <w:rsid w:val="00697AC7"/>
    <w:rsid w:val="006A51FF"/>
    <w:rsid w:val="006A5FA1"/>
    <w:rsid w:val="006A6E11"/>
    <w:rsid w:val="006A7664"/>
    <w:rsid w:val="006D7610"/>
    <w:rsid w:val="006E4512"/>
    <w:rsid w:val="006E4951"/>
    <w:rsid w:val="00712143"/>
    <w:rsid w:val="007123B2"/>
    <w:rsid w:val="0075562E"/>
    <w:rsid w:val="007630FC"/>
    <w:rsid w:val="007655D9"/>
    <w:rsid w:val="007823A5"/>
    <w:rsid w:val="00786515"/>
    <w:rsid w:val="00795324"/>
    <w:rsid w:val="007A0F3E"/>
    <w:rsid w:val="007C0FFD"/>
    <w:rsid w:val="007D014A"/>
    <w:rsid w:val="00807EC2"/>
    <w:rsid w:val="00816267"/>
    <w:rsid w:val="00824F44"/>
    <w:rsid w:val="008301CA"/>
    <w:rsid w:val="00832EC2"/>
    <w:rsid w:val="00834D4F"/>
    <w:rsid w:val="008623A5"/>
    <w:rsid w:val="008701C8"/>
    <w:rsid w:val="0087730A"/>
    <w:rsid w:val="008A0E32"/>
    <w:rsid w:val="008B03CE"/>
    <w:rsid w:val="008B44CC"/>
    <w:rsid w:val="008C23AE"/>
    <w:rsid w:val="008C36E0"/>
    <w:rsid w:val="008D41C9"/>
    <w:rsid w:val="008D5AFB"/>
    <w:rsid w:val="008E1AF0"/>
    <w:rsid w:val="008E51CD"/>
    <w:rsid w:val="008F7195"/>
    <w:rsid w:val="00904533"/>
    <w:rsid w:val="00924077"/>
    <w:rsid w:val="00941AAE"/>
    <w:rsid w:val="00946DFB"/>
    <w:rsid w:val="00953DC9"/>
    <w:rsid w:val="009B48ED"/>
    <w:rsid w:val="009C0125"/>
    <w:rsid w:val="00A41F29"/>
    <w:rsid w:val="00A46716"/>
    <w:rsid w:val="00A54A1A"/>
    <w:rsid w:val="00A70A65"/>
    <w:rsid w:val="00A7142C"/>
    <w:rsid w:val="00A76D2D"/>
    <w:rsid w:val="00A9231F"/>
    <w:rsid w:val="00AA47F7"/>
    <w:rsid w:val="00AA7B37"/>
    <w:rsid w:val="00AB654C"/>
    <w:rsid w:val="00AD4290"/>
    <w:rsid w:val="00AF001F"/>
    <w:rsid w:val="00B11504"/>
    <w:rsid w:val="00B57B29"/>
    <w:rsid w:val="00B80923"/>
    <w:rsid w:val="00B943CD"/>
    <w:rsid w:val="00BA3AB3"/>
    <w:rsid w:val="00BB1479"/>
    <w:rsid w:val="00BC4915"/>
    <w:rsid w:val="00C467ED"/>
    <w:rsid w:val="00C57D2D"/>
    <w:rsid w:val="00C72CF5"/>
    <w:rsid w:val="00C75B61"/>
    <w:rsid w:val="00C82C71"/>
    <w:rsid w:val="00CA3205"/>
    <w:rsid w:val="00CA3712"/>
    <w:rsid w:val="00CC5AB1"/>
    <w:rsid w:val="00CD5FF4"/>
    <w:rsid w:val="00CE6521"/>
    <w:rsid w:val="00CF284C"/>
    <w:rsid w:val="00D27CEB"/>
    <w:rsid w:val="00D41948"/>
    <w:rsid w:val="00DA51A5"/>
    <w:rsid w:val="00DA7024"/>
    <w:rsid w:val="00DA74CA"/>
    <w:rsid w:val="00DB6821"/>
    <w:rsid w:val="00DC0B55"/>
    <w:rsid w:val="00DF02D8"/>
    <w:rsid w:val="00E10C75"/>
    <w:rsid w:val="00E13235"/>
    <w:rsid w:val="00E138D8"/>
    <w:rsid w:val="00E162BF"/>
    <w:rsid w:val="00E562A1"/>
    <w:rsid w:val="00E740CB"/>
    <w:rsid w:val="00E8655A"/>
    <w:rsid w:val="00E97DB7"/>
    <w:rsid w:val="00EA4F1A"/>
    <w:rsid w:val="00EF0DF4"/>
    <w:rsid w:val="00F03D1A"/>
    <w:rsid w:val="00F13DAE"/>
    <w:rsid w:val="00F24DFA"/>
    <w:rsid w:val="00F609A3"/>
    <w:rsid w:val="00F63A6C"/>
    <w:rsid w:val="00F66D1C"/>
    <w:rsid w:val="00FC6CDE"/>
    <w:rsid w:val="00FD3561"/>
    <w:rsid w:val="00FE53CB"/>
    <w:rsid w:val="00FF020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31B50"/>
  <w15:docId w15:val="{39CD47D2-3444-40A5-BFFE-93E079B86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1BC"/>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pPr>
      <w:widowControl w:val="0"/>
      <w:autoSpaceDE w:val="0"/>
      <w:autoSpaceDN w:val="0"/>
      <w:spacing w:before="1"/>
      <w:ind w:left="360"/>
      <w:outlineLvl w:val="0"/>
    </w:pPr>
    <w:rPr>
      <w:rFonts w:ascii="Verdana" w:eastAsia="Verdana" w:hAnsi="Verdana" w:cs="Verdana"/>
      <w:sz w:val="28"/>
      <w:szCs w:val="28"/>
    </w:rPr>
  </w:style>
  <w:style w:type="paragraph" w:styleId="Heading2">
    <w:name w:val="heading 2"/>
    <w:basedOn w:val="Normal"/>
    <w:uiPriority w:val="9"/>
    <w:unhideWhenUsed/>
    <w:qFormat/>
    <w:pPr>
      <w:widowControl w:val="0"/>
      <w:autoSpaceDE w:val="0"/>
      <w:autoSpaceDN w:val="0"/>
      <w:spacing w:before="1"/>
      <w:ind w:left="360"/>
      <w:outlineLvl w:val="1"/>
    </w:pPr>
    <w:rPr>
      <w:rFonts w:ascii="Verdana" w:eastAsia="Verdana" w:hAnsi="Verdana" w:cs="Verdana"/>
      <w:sz w:val="28"/>
      <w:szCs w:val="28"/>
    </w:rPr>
  </w:style>
  <w:style w:type="paragraph" w:styleId="Heading3">
    <w:name w:val="heading 3"/>
    <w:basedOn w:val="Normal"/>
    <w:uiPriority w:val="9"/>
    <w:unhideWhenUsed/>
    <w:qFormat/>
    <w:pPr>
      <w:widowControl w:val="0"/>
      <w:autoSpaceDE w:val="0"/>
      <w:autoSpaceDN w:val="0"/>
      <w:ind w:left="360"/>
      <w:outlineLvl w:val="2"/>
    </w:pPr>
    <w:rPr>
      <w:rFonts w:ascii="Verdana" w:eastAsia="Verdana" w:hAnsi="Verdana" w:cs="Verdana"/>
      <w:sz w:val="26"/>
      <w:szCs w:val="26"/>
    </w:rPr>
  </w:style>
  <w:style w:type="paragraph" w:styleId="Heading4">
    <w:name w:val="heading 4"/>
    <w:basedOn w:val="Normal"/>
    <w:uiPriority w:val="9"/>
    <w:unhideWhenUsed/>
    <w:qFormat/>
    <w:pPr>
      <w:widowControl w:val="0"/>
      <w:autoSpaceDE w:val="0"/>
      <w:autoSpaceDN w:val="0"/>
      <w:ind w:left="360"/>
      <w:outlineLvl w:val="3"/>
    </w:pPr>
    <w:rPr>
      <w:rFonts w:ascii="Verdana" w:eastAsia="Verdana" w:hAnsi="Verdana" w:cs="Verdan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widowControl w:val="0"/>
      <w:autoSpaceDE w:val="0"/>
      <w:autoSpaceDN w:val="0"/>
      <w:spacing w:before="122"/>
      <w:ind w:left="360"/>
    </w:pPr>
    <w:rPr>
      <w:rFonts w:ascii="Verdana" w:eastAsia="Verdana" w:hAnsi="Verdana" w:cs="Verdana"/>
      <w:sz w:val="20"/>
      <w:szCs w:val="20"/>
    </w:rPr>
  </w:style>
  <w:style w:type="paragraph" w:styleId="TOC2">
    <w:name w:val="toc 2"/>
    <w:basedOn w:val="Normal"/>
    <w:uiPriority w:val="39"/>
    <w:qFormat/>
    <w:pPr>
      <w:widowControl w:val="0"/>
      <w:autoSpaceDE w:val="0"/>
      <w:autoSpaceDN w:val="0"/>
      <w:spacing w:line="242" w:lineRule="exact"/>
      <w:ind w:left="600"/>
    </w:pPr>
    <w:rPr>
      <w:rFonts w:ascii="Verdana" w:eastAsia="Verdana" w:hAnsi="Verdana" w:cs="Verdana"/>
      <w:sz w:val="20"/>
      <w:szCs w:val="20"/>
    </w:rPr>
  </w:style>
  <w:style w:type="paragraph" w:styleId="TOC3">
    <w:name w:val="toc 3"/>
    <w:basedOn w:val="Normal"/>
    <w:uiPriority w:val="39"/>
    <w:qFormat/>
    <w:pPr>
      <w:widowControl w:val="0"/>
      <w:autoSpaceDE w:val="0"/>
      <w:autoSpaceDN w:val="0"/>
      <w:spacing w:line="242" w:lineRule="exact"/>
      <w:ind w:left="840"/>
    </w:pPr>
    <w:rPr>
      <w:rFonts w:ascii="Verdana" w:eastAsia="Verdana" w:hAnsi="Verdana" w:cs="Verdana"/>
      <w:i/>
      <w:iCs/>
      <w:sz w:val="20"/>
      <w:szCs w:val="20"/>
    </w:rPr>
  </w:style>
  <w:style w:type="paragraph" w:styleId="BodyText">
    <w:name w:val="Body Text"/>
    <w:basedOn w:val="Normal"/>
    <w:uiPriority w:val="1"/>
    <w:qFormat/>
    <w:pPr>
      <w:widowControl w:val="0"/>
      <w:autoSpaceDE w:val="0"/>
      <w:autoSpaceDN w:val="0"/>
    </w:pPr>
    <w:rPr>
      <w:rFonts w:ascii="Verdana" w:eastAsia="Verdana" w:hAnsi="Verdana" w:cs="Verdana"/>
      <w:sz w:val="20"/>
      <w:szCs w:val="20"/>
    </w:rPr>
  </w:style>
  <w:style w:type="paragraph" w:styleId="Title">
    <w:name w:val="Title"/>
    <w:basedOn w:val="Normal"/>
    <w:uiPriority w:val="10"/>
    <w:qFormat/>
    <w:pPr>
      <w:widowControl w:val="0"/>
      <w:autoSpaceDE w:val="0"/>
      <w:autoSpaceDN w:val="0"/>
      <w:ind w:right="717"/>
      <w:jc w:val="center"/>
    </w:pPr>
    <w:rPr>
      <w:rFonts w:ascii="Verdana" w:eastAsia="Verdana" w:hAnsi="Verdana" w:cs="Verdana"/>
      <w:sz w:val="48"/>
      <w:szCs w:val="48"/>
    </w:rPr>
  </w:style>
  <w:style w:type="paragraph" w:styleId="ListParagraph">
    <w:name w:val="List Paragraph"/>
    <w:basedOn w:val="Normal"/>
    <w:uiPriority w:val="1"/>
    <w:qFormat/>
    <w:pPr>
      <w:widowControl w:val="0"/>
      <w:autoSpaceDE w:val="0"/>
      <w:autoSpaceDN w:val="0"/>
      <w:ind w:left="1080" w:hanging="360"/>
    </w:pPr>
    <w:rPr>
      <w:rFonts w:ascii="Verdana" w:eastAsia="Verdana" w:hAnsi="Verdana" w:cs="Verdana"/>
      <w:sz w:val="22"/>
      <w:szCs w:val="22"/>
    </w:rPr>
  </w:style>
  <w:style w:type="paragraph" w:customStyle="1" w:styleId="TableParagraph">
    <w:name w:val="Table Paragraph"/>
    <w:basedOn w:val="Normal"/>
    <w:uiPriority w:val="1"/>
    <w:qFormat/>
    <w:pPr>
      <w:widowControl w:val="0"/>
      <w:autoSpaceDE w:val="0"/>
      <w:autoSpaceDN w:val="0"/>
    </w:pPr>
    <w:rPr>
      <w:rFonts w:ascii="Verdana" w:eastAsia="Verdana" w:hAnsi="Verdana" w:cs="Verdana"/>
      <w:sz w:val="22"/>
      <w:szCs w:val="22"/>
    </w:rPr>
  </w:style>
  <w:style w:type="paragraph" w:styleId="Revision">
    <w:name w:val="Revision"/>
    <w:hidden/>
    <w:uiPriority w:val="99"/>
    <w:semiHidden/>
    <w:rsid w:val="004A6CE3"/>
    <w:pPr>
      <w:widowControl/>
      <w:autoSpaceDE/>
      <w:autoSpaceDN/>
    </w:pPr>
    <w:rPr>
      <w:rFonts w:ascii="Verdana" w:eastAsia="Verdana" w:hAnsi="Verdana" w:cs="Verdana"/>
    </w:rPr>
  </w:style>
  <w:style w:type="character" w:styleId="CommentReference">
    <w:name w:val="annotation reference"/>
    <w:basedOn w:val="DefaultParagraphFont"/>
    <w:uiPriority w:val="99"/>
    <w:semiHidden/>
    <w:unhideWhenUsed/>
    <w:rsid w:val="00647A49"/>
    <w:rPr>
      <w:sz w:val="16"/>
      <w:szCs w:val="16"/>
    </w:rPr>
  </w:style>
  <w:style w:type="paragraph" w:styleId="CommentText">
    <w:name w:val="annotation text"/>
    <w:basedOn w:val="Normal"/>
    <w:link w:val="CommentTextChar"/>
    <w:uiPriority w:val="99"/>
    <w:unhideWhenUsed/>
    <w:rsid w:val="00647A49"/>
    <w:pPr>
      <w:widowControl w:val="0"/>
      <w:autoSpaceDE w:val="0"/>
      <w:autoSpaceDN w:val="0"/>
    </w:pPr>
    <w:rPr>
      <w:rFonts w:ascii="Verdana" w:eastAsia="Verdana" w:hAnsi="Verdana" w:cs="Verdana"/>
      <w:sz w:val="20"/>
      <w:szCs w:val="20"/>
    </w:rPr>
  </w:style>
  <w:style w:type="character" w:customStyle="1" w:styleId="CommentTextChar">
    <w:name w:val="Comment Text Char"/>
    <w:basedOn w:val="DefaultParagraphFont"/>
    <w:link w:val="CommentText"/>
    <w:uiPriority w:val="99"/>
    <w:rsid w:val="00647A49"/>
    <w:rPr>
      <w:rFonts w:ascii="Verdana" w:eastAsia="Verdana" w:hAnsi="Verdana" w:cs="Verdana"/>
      <w:sz w:val="20"/>
      <w:szCs w:val="20"/>
    </w:rPr>
  </w:style>
  <w:style w:type="paragraph" w:styleId="CommentSubject">
    <w:name w:val="annotation subject"/>
    <w:basedOn w:val="CommentText"/>
    <w:next w:val="CommentText"/>
    <w:link w:val="CommentSubjectChar"/>
    <w:uiPriority w:val="99"/>
    <w:semiHidden/>
    <w:unhideWhenUsed/>
    <w:rsid w:val="00647A49"/>
    <w:rPr>
      <w:b/>
      <w:bCs/>
    </w:rPr>
  </w:style>
  <w:style w:type="character" w:customStyle="1" w:styleId="CommentSubjectChar">
    <w:name w:val="Comment Subject Char"/>
    <w:basedOn w:val="CommentTextChar"/>
    <w:link w:val="CommentSubject"/>
    <w:uiPriority w:val="99"/>
    <w:semiHidden/>
    <w:rsid w:val="00647A49"/>
    <w:rPr>
      <w:rFonts w:ascii="Verdana" w:eastAsia="Verdana" w:hAnsi="Verdana" w:cs="Verdana"/>
      <w:b/>
      <w:bCs/>
      <w:sz w:val="20"/>
      <w:szCs w:val="20"/>
    </w:rPr>
  </w:style>
  <w:style w:type="paragraph" w:styleId="Header">
    <w:name w:val="header"/>
    <w:basedOn w:val="Normal"/>
    <w:link w:val="HeaderChar"/>
    <w:uiPriority w:val="99"/>
    <w:unhideWhenUsed/>
    <w:rsid w:val="00816267"/>
    <w:pPr>
      <w:widowControl w:val="0"/>
      <w:tabs>
        <w:tab w:val="center" w:pos="4513"/>
        <w:tab w:val="right" w:pos="9026"/>
      </w:tabs>
      <w:autoSpaceDE w:val="0"/>
      <w:autoSpaceDN w:val="0"/>
    </w:pPr>
    <w:rPr>
      <w:rFonts w:ascii="Verdana" w:eastAsia="Verdana" w:hAnsi="Verdana" w:cs="Verdana"/>
      <w:sz w:val="22"/>
      <w:szCs w:val="22"/>
    </w:rPr>
  </w:style>
  <w:style w:type="character" w:customStyle="1" w:styleId="HeaderChar">
    <w:name w:val="Header Char"/>
    <w:basedOn w:val="DefaultParagraphFont"/>
    <w:link w:val="Header"/>
    <w:uiPriority w:val="99"/>
    <w:rsid w:val="00816267"/>
    <w:rPr>
      <w:rFonts w:ascii="Verdana" w:eastAsia="Verdana" w:hAnsi="Verdana" w:cs="Verdana"/>
    </w:rPr>
  </w:style>
  <w:style w:type="paragraph" w:customStyle="1" w:styleId="isselectedend">
    <w:name w:val="isselectedend"/>
    <w:basedOn w:val="Normal"/>
    <w:rsid w:val="008A0E32"/>
    <w:pPr>
      <w:spacing w:before="100" w:beforeAutospacing="1" w:after="100" w:afterAutospacing="1"/>
    </w:pPr>
  </w:style>
  <w:style w:type="paragraph" w:styleId="NormalWeb">
    <w:name w:val="Normal (Web)"/>
    <w:basedOn w:val="Normal"/>
    <w:uiPriority w:val="99"/>
    <w:semiHidden/>
    <w:unhideWhenUsed/>
    <w:rsid w:val="008A0E32"/>
    <w:pPr>
      <w:spacing w:before="100" w:beforeAutospacing="1" w:after="100" w:afterAutospacing="1"/>
    </w:pPr>
  </w:style>
  <w:style w:type="paragraph" w:styleId="Footer">
    <w:name w:val="footer"/>
    <w:basedOn w:val="Normal"/>
    <w:link w:val="FooterChar"/>
    <w:uiPriority w:val="99"/>
    <w:unhideWhenUsed/>
    <w:rsid w:val="003A704A"/>
    <w:pPr>
      <w:widowControl w:val="0"/>
      <w:tabs>
        <w:tab w:val="center" w:pos="4680"/>
        <w:tab w:val="right" w:pos="9360"/>
      </w:tabs>
      <w:autoSpaceDE w:val="0"/>
      <w:autoSpaceDN w:val="0"/>
    </w:pPr>
    <w:rPr>
      <w:rFonts w:ascii="Verdana" w:eastAsia="Verdana" w:hAnsi="Verdana" w:cs="Verdana"/>
      <w:sz w:val="22"/>
      <w:szCs w:val="22"/>
    </w:rPr>
  </w:style>
  <w:style w:type="character" w:customStyle="1" w:styleId="FooterChar">
    <w:name w:val="Footer Char"/>
    <w:basedOn w:val="DefaultParagraphFont"/>
    <w:link w:val="Footer"/>
    <w:uiPriority w:val="99"/>
    <w:rsid w:val="003A704A"/>
    <w:rPr>
      <w:rFonts w:ascii="Verdana" w:eastAsia="Verdana" w:hAnsi="Verdana" w:cs="Verdana"/>
    </w:rPr>
  </w:style>
  <w:style w:type="character" w:styleId="Strong">
    <w:name w:val="Strong"/>
    <w:basedOn w:val="DefaultParagraphFont"/>
    <w:uiPriority w:val="22"/>
    <w:qFormat/>
    <w:rsid w:val="00105CB1"/>
    <w:rPr>
      <w:b/>
      <w:bCs/>
    </w:rPr>
  </w:style>
  <w:style w:type="character" w:styleId="Hyperlink">
    <w:name w:val="Hyperlink"/>
    <w:basedOn w:val="DefaultParagraphFont"/>
    <w:uiPriority w:val="99"/>
    <w:unhideWhenUsed/>
    <w:rsid w:val="00786515"/>
    <w:rPr>
      <w:color w:val="0000FF" w:themeColor="hyperlink"/>
      <w:u w:val="single"/>
    </w:rPr>
  </w:style>
  <w:style w:type="paragraph" w:styleId="ListBullet">
    <w:name w:val="List Bullet"/>
    <w:basedOn w:val="Normal"/>
    <w:link w:val="ListBulletChar"/>
    <w:autoRedefine/>
    <w:rsid w:val="00C467ED"/>
    <w:pPr>
      <w:numPr>
        <w:numId w:val="34"/>
      </w:numPr>
      <w:spacing w:before="60" w:after="60"/>
      <w:ind w:left="0" w:firstLine="0"/>
    </w:pPr>
    <w:rPr>
      <w:rFonts w:ascii="Century Gothic" w:hAnsi="Century Gothic"/>
      <w:sz w:val="20"/>
      <w:szCs w:val="20"/>
    </w:rPr>
  </w:style>
  <w:style w:type="character" w:customStyle="1" w:styleId="ListBulletChar">
    <w:name w:val="List Bullet Char"/>
    <w:link w:val="ListBullet"/>
    <w:rsid w:val="00C467ED"/>
    <w:rPr>
      <w:rFonts w:ascii="Century Gothic" w:eastAsia="Times New Roman" w:hAnsi="Century Gothic" w:cs="Times New Roman"/>
      <w:sz w:val="20"/>
      <w:szCs w:val="20"/>
    </w:rPr>
  </w:style>
  <w:style w:type="paragraph" w:customStyle="1" w:styleId="TableText">
    <w:name w:val="Table_Text"/>
    <w:basedOn w:val="Normal"/>
    <w:qFormat/>
    <w:rsid w:val="007123B2"/>
    <w:pPr>
      <w:spacing w:before="120" w:after="120"/>
    </w:pPr>
    <w:rPr>
      <w:rFonts w:ascii="Century Gothic" w:hAnsi="Century Gothic"/>
      <w:sz w:val="20"/>
      <w:szCs w:val="20"/>
    </w:rPr>
  </w:style>
  <w:style w:type="character" w:styleId="UnresolvedMention">
    <w:name w:val="Unresolved Mention"/>
    <w:basedOn w:val="DefaultParagraphFont"/>
    <w:uiPriority w:val="99"/>
    <w:semiHidden/>
    <w:unhideWhenUsed/>
    <w:rsid w:val="00DB6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comments" Target="comments.xml"/><Relationship Id="rId26" Type="http://schemas.openxmlformats.org/officeDocument/2006/relationships/image" Target="media/image6.jpeg"/><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eader" Target="header4.xml"/><Relationship Id="rId20" Type="http://schemas.microsoft.com/office/2016/09/relationships/commentsIds" Target="commentsIds.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mailto:Robert.waugh@handelsbanken.co.uk" TargetMode="External"/><Relationship Id="rId23" Type="http://schemas.openxmlformats.org/officeDocument/2006/relationships/image" Target="media/image3.png"/><Relationship Id="rId28" Type="http://schemas.openxmlformats.org/officeDocument/2006/relationships/hyperlink" Target="https://www.archerirm.com/company/trademarks" TargetMode="External"/><Relationship Id="rId10" Type="http://schemas.openxmlformats.org/officeDocument/2006/relationships/header" Target="header2.xml"/><Relationship Id="rId19" Type="http://schemas.microsoft.com/office/2011/relationships/commentsExtended" Target="commentsExtended.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6.png"/><Relationship Id="rId30" Type="http://schemas.microsoft.com/office/2011/relationships/people" Target="people.xm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4893B14-4C1F-034D-8A96-42039F3E33C0}">
  <we:reference id="WA200010453" version="1.0.0.1" store="Omex" storeType="OMEX"/>
  <we:alternateReferences>
    <we:reference id="WA200010453" version="1.0.0.1" store="WA200010453" storeType="OMEX"/>
  </we:alternateReferences>
  <we:properties>
    <we:property name="claude.fileId" value="&quot;3f04abd9-2482-43b5-9fcb-eccdafd560c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9773894-5B81-DC46-B456-EF0F928912C2}">
  <we:reference id="WA200010725" version="1.0.0.1" store="Omex" storeType="OMEX"/>
  <we:alternateReferences>
    <we:reference id="WA200010725" version="1.0.0.1" store="WA200010725" storeType="OMEX"/>
  </we:alternateReferences>
  <we:properties>
    <we:property name="claude.fileId" value="&quot;ef45b826-8c5f-4db8-8673-9a17e5216a5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26A9A-96C6-0043-85B9-5F454C759976}">
  <ds:schemaRefs>
    <ds:schemaRef ds:uri="http://schemas.openxmlformats.org/officeDocument/2006/bibliography"/>
  </ds:schemaRefs>
</ds:datastoreItem>
</file>

<file path=docMetadata/LabelInfo.xml><?xml version="1.0" encoding="utf-8"?>
<clbl:labelList xmlns:clbl="http://schemas.microsoft.com/office/2020/mipLabelMetadata">
  <clbl:label id="{65edd048-6990-4d6f-8081-2174f0363106}" enabled="1" method="Standard" siteId="{33a7f6cd-2e0f-44b7-a442-289016d276a5}"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36</Pages>
  <Words>6986</Words>
  <Characters>39823</Characters>
  <Application>Microsoft Office Word</Application>
  <DocSecurity>4</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Handelsbanken</Company>
  <LinksUpToDate>false</LinksUpToDate>
  <CharactersWithSpaces>46716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Joanne Gregson</dc:creator>
  <cp:lastModifiedBy>Jean-Pierre Marshall</cp:lastModifiedBy>
  <cp:revision>2</cp:revision>
  <cp:lastPrinted>2026-10-08T16:50:00Z</cp:lastPrinted>
  <dcterms:created xsi:type="dcterms:W3CDTF">2026-10-13T08:54:00Z</dcterms:created>
  <dcterms:modified xsi:type="dcterms:W3CDTF">2026-10-13T08:54:00Z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2026-09-10T00:00:00Z</vt:filetime>
  </property>
  <property fmtid="{D5CDD505-2E9C-101B-9397-08002B2CF9AE}" pid="3" name="LastSaved">
    <vt:filetime>2026-09-18T00:00:00Z</vt:filetime>
  </property>
  <property fmtid="{D5CDD505-2E9C-101B-9397-08002B2CF9AE}" pid="4" name="Producer">
    <vt:lpwstr>macOS Version 15.5 (Build 24F74) Quartz PDFContext</vt:lpwstr>
  </property>
  <property fmtid="{D5CDD505-2E9C-101B-9397-08002B2CF9AE}" pid="5" name="ClassificationContentMarkingHeaderShapeIds">
    <vt:lpwstr>61cbc18a,1f507bfc,53a1a752,68aed83c</vt:lpwstr>
  </property>
  <property fmtid="{D5CDD505-2E9C-101B-9397-08002B2CF9AE}" pid="6" name="ClassificationContentMarkingHeaderFontProps">
    <vt:lpwstr>#000000,8,Arial</vt:lpwstr>
  </property>
  <property fmtid="{D5CDD505-2E9C-101B-9397-08002B2CF9AE}" pid="7" name="ClassificationContentMarkingHeaderText">
    <vt:lpwstr>Information classification: Internal</vt:lpwstr>
  </property>
  <property fmtid="{D5CDD505-2E9C-101B-9397-08002B2CF9AE}" pid="8" name="MSIP_Label_11c28e5d-eba5-4573-b5ae-aae16f0d8d9b_Enabled">
    <vt:lpwstr>true</vt:lpwstr>
  </property>
  <property fmtid="{D5CDD505-2E9C-101B-9397-08002B2CF9AE}" pid="9" name="MSIP_Label_11c28e5d-eba5-4573-b5ae-aae16f0d8d9b_SetDate">
    <vt:lpwstr>2026-09-18T15:45:55Z</vt:lpwstr>
  </property>
  <property fmtid="{D5CDD505-2E9C-101B-9397-08002B2CF9AE}" pid="10" name="MSIP_Label_11c28e5d-eba5-4573-b5ae-aae16f0d8d9b_Method">
    <vt:lpwstr>Privileged</vt:lpwstr>
  </property>
  <property fmtid="{D5CDD505-2E9C-101B-9397-08002B2CF9AE}" pid="11" name="MSIP_Label_11c28e5d-eba5-4573-b5ae-aae16f0d8d9b_Name">
    <vt:lpwstr>Internal - Visual label</vt:lpwstr>
  </property>
  <property fmtid="{D5CDD505-2E9C-101B-9397-08002B2CF9AE}" pid="12" name="MSIP_Label_11c28e5d-eba5-4573-b5ae-aae16f0d8d9b_SiteId">
    <vt:lpwstr>4aba1e73-421d-4e8f-895a-786b597ba991</vt:lpwstr>
  </property>
  <property fmtid="{D5CDD505-2E9C-101B-9397-08002B2CF9AE}" pid="13" name="MSIP_Label_11c28e5d-eba5-4573-b5ae-aae16f0d8d9b_ActionId">
    <vt:lpwstr>57f1667d-d748-4577-be0d-35027cd87b73</vt:lpwstr>
  </property>
  <property fmtid="{D5CDD505-2E9C-101B-9397-08002B2CF9AE}" pid="14" name="MSIP_Label_11c28e5d-eba5-4573-b5ae-aae16f0d8d9b_ContentBits">
    <vt:lpwstr>1</vt:lpwstr>
  </property>
  <property fmtid="{D5CDD505-2E9C-101B-9397-08002B2CF9AE}" pid="15" name="MSIP_Label_11c28e5d-eba5-4573-b5ae-aae16f0d8d9b_Tag">
    <vt:lpwstr>10, 0, 1, 1</vt:lpwstr>
  </property>
  <property fmtid="{D5CDD505-2E9C-101B-9397-08002B2CF9AE}" pid="16" name="ClassificationContentMarkingFooterShapeIds">
    <vt:lpwstr>263712bf,5eb24c33,bab09f7,770ffd28</vt:lpwstr>
  </property>
  <property fmtid="{D5CDD505-2E9C-101B-9397-08002B2CF9AE}" pid="17" name="ClassificationContentMarkingFooterFontProps">
    <vt:lpwstr>#000000,10,Aptos</vt:lpwstr>
  </property>
  <property fmtid="{D5CDD505-2E9C-101B-9397-08002B2CF9AE}" pid="18" name="ClassificationContentMarkingFooterText">
    <vt:lpwstr>Internal Use</vt:lpwstr>
  </property>
</Properties>
</file>